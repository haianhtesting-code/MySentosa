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045582" w14:textId="239D69E9" w:rsidR="00D444ED" w:rsidRPr="00323C34" w:rsidRDefault="00D444ED" w:rsidP="0096746F">
      <w:pPr>
        <w:rPr>
          <w:b/>
          <w:sz w:val="32"/>
          <w:szCs w:val="36"/>
        </w:rPr>
      </w:pPr>
    </w:p>
    <w:p w14:paraId="04D3C262" w14:textId="77777777" w:rsidR="00EF4FD9" w:rsidRPr="00323C34" w:rsidRDefault="00EF4FD9" w:rsidP="00715AAC">
      <w:pPr>
        <w:jc w:val="center"/>
        <w:rPr>
          <w:b/>
          <w:sz w:val="32"/>
          <w:szCs w:val="36"/>
        </w:rPr>
      </w:pPr>
    </w:p>
    <w:p w14:paraId="66F33A93" w14:textId="77777777" w:rsidR="00E27334" w:rsidRPr="00323C34" w:rsidRDefault="002A222D" w:rsidP="00715AAC">
      <w:pPr>
        <w:jc w:val="center"/>
        <w:rPr>
          <w:b/>
          <w:sz w:val="32"/>
          <w:szCs w:val="36"/>
        </w:rPr>
      </w:pPr>
      <w:r w:rsidRPr="00323C34">
        <w:rPr>
          <w:b/>
          <w:sz w:val="32"/>
          <w:szCs w:val="36"/>
        </w:rPr>
        <w:t xml:space="preserve">Integrated </w:t>
      </w:r>
      <w:r w:rsidR="00E27334" w:rsidRPr="00323C34">
        <w:rPr>
          <w:b/>
          <w:sz w:val="32"/>
          <w:szCs w:val="36"/>
        </w:rPr>
        <w:t>Security System (ISS)</w:t>
      </w:r>
    </w:p>
    <w:p w14:paraId="41B9B744" w14:textId="29175D4B" w:rsidR="007E1A16" w:rsidRPr="00323C34" w:rsidRDefault="00DD49CA" w:rsidP="00DD49CA">
      <w:pPr>
        <w:jc w:val="center"/>
        <w:rPr>
          <w:bCs/>
          <w:sz w:val="32"/>
          <w:szCs w:val="36"/>
        </w:rPr>
      </w:pPr>
      <w:r w:rsidRPr="00323C34">
        <w:rPr>
          <w:bCs/>
          <w:sz w:val="32"/>
          <w:szCs w:val="36"/>
        </w:rPr>
        <w:t>For</w:t>
      </w:r>
    </w:p>
    <w:p w14:paraId="1AFF4429" w14:textId="3635D398" w:rsidR="008314A0" w:rsidRPr="00323C34" w:rsidRDefault="008314A0" w:rsidP="00DD49CA">
      <w:pPr>
        <w:jc w:val="center"/>
        <w:rPr>
          <w:b/>
          <w:sz w:val="32"/>
          <w:szCs w:val="36"/>
        </w:rPr>
      </w:pPr>
      <w:r w:rsidRPr="00323C34">
        <w:rPr>
          <w:b/>
          <w:sz w:val="32"/>
          <w:szCs w:val="36"/>
        </w:rPr>
        <w:t>Sentosa Development Corporation (SDC)</w:t>
      </w:r>
    </w:p>
    <w:p w14:paraId="3B2AE68E" w14:textId="77777777" w:rsidR="00E02129" w:rsidRPr="00323C34" w:rsidRDefault="00E02129" w:rsidP="009C41F9">
      <w:pPr>
        <w:jc w:val="center"/>
        <w:rPr>
          <w:bCs/>
          <w:sz w:val="32"/>
          <w:szCs w:val="36"/>
        </w:rPr>
      </w:pPr>
    </w:p>
    <w:p w14:paraId="3237D0AC" w14:textId="77777777" w:rsidR="00EF4FD9" w:rsidRPr="00323C34" w:rsidRDefault="00EF4FD9" w:rsidP="009C41F9">
      <w:pPr>
        <w:jc w:val="center"/>
        <w:rPr>
          <w:bCs/>
          <w:sz w:val="32"/>
          <w:szCs w:val="36"/>
        </w:rPr>
      </w:pPr>
    </w:p>
    <w:p w14:paraId="26CF7870" w14:textId="753994FE" w:rsidR="001518DE" w:rsidRPr="00323C34" w:rsidRDefault="001518DE" w:rsidP="009C41F9">
      <w:pPr>
        <w:jc w:val="center"/>
        <w:rPr>
          <w:b/>
          <w:sz w:val="32"/>
          <w:szCs w:val="36"/>
        </w:rPr>
      </w:pPr>
      <w:r w:rsidRPr="00323C34">
        <w:rPr>
          <w:b/>
          <w:sz w:val="32"/>
          <w:szCs w:val="36"/>
        </w:rPr>
        <w:t>Functional Requirements Document</w:t>
      </w:r>
      <w:r w:rsidR="0096746F" w:rsidRPr="00323C34">
        <w:rPr>
          <w:b/>
          <w:sz w:val="32"/>
          <w:szCs w:val="36"/>
        </w:rPr>
        <w:t xml:space="preserve"> (FRD)</w:t>
      </w:r>
    </w:p>
    <w:p w14:paraId="603E920B" w14:textId="35C557A8" w:rsidR="0096746F" w:rsidRPr="00323C34" w:rsidRDefault="00E7213B" w:rsidP="009C41F9">
      <w:pPr>
        <w:jc w:val="center"/>
        <w:rPr>
          <w:b/>
          <w:sz w:val="32"/>
          <w:szCs w:val="36"/>
        </w:rPr>
      </w:pPr>
      <w:r>
        <w:rPr>
          <w:b/>
          <w:color w:val="0F9ED5" w:themeColor="accent4"/>
          <w:sz w:val="32"/>
          <w:szCs w:val="36"/>
        </w:rPr>
        <w:t>No</w:t>
      </w:r>
      <w:r w:rsidR="00C104AB">
        <w:rPr>
          <w:b/>
          <w:color w:val="0F9ED5" w:themeColor="accent4"/>
          <w:sz w:val="32"/>
          <w:szCs w:val="36"/>
        </w:rPr>
        <w:t xml:space="preserve"> </w:t>
      </w:r>
      <w:r w:rsidR="00A65730">
        <w:rPr>
          <w:b/>
          <w:color w:val="0F9ED5" w:themeColor="accent4"/>
          <w:sz w:val="32"/>
          <w:szCs w:val="36"/>
        </w:rPr>
        <w:t>Objection Permit</w:t>
      </w:r>
    </w:p>
    <w:p w14:paraId="42A091DD" w14:textId="15090941" w:rsidR="00E02129" w:rsidRPr="00323C34" w:rsidRDefault="00E02129" w:rsidP="009C41F9">
      <w:pPr>
        <w:jc w:val="center"/>
        <w:rPr>
          <w:bCs/>
          <w:sz w:val="32"/>
          <w:szCs w:val="36"/>
        </w:rPr>
      </w:pPr>
      <w:r w:rsidRPr="00323C34">
        <w:rPr>
          <w:bCs/>
          <w:sz w:val="32"/>
          <w:szCs w:val="36"/>
        </w:rPr>
        <w:t>(</w:t>
      </w:r>
      <w:r w:rsidRPr="00323C34">
        <w:rPr>
          <w:bCs/>
          <w:sz w:val="24"/>
          <w:szCs w:val="28"/>
        </w:rPr>
        <w:t>Version 0.</w:t>
      </w:r>
      <w:r w:rsidR="00046B80">
        <w:rPr>
          <w:bCs/>
          <w:sz w:val="24"/>
          <w:szCs w:val="28"/>
        </w:rPr>
        <w:t>5</w:t>
      </w:r>
      <w:r w:rsidRPr="00323C34">
        <w:rPr>
          <w:bCs/>
          <w:sz w:val="32"/>
          <w:szCs w:val="36"/>
        </w:rPr>
        <w:t>)</w:t>
      </w:r>
    </w:p>
    <w:p w14:paraId="033AC568" w14:textId="77777777" w:rsidR="001A25A1" w:rsidRPr="00323C34" w:rsidRDefault="001A25A1" w:rsidP="009C41F9">
      <w:pPr>
        <w:jc w:val="center"/>
        <w:rPr>
          <w:bCs/>
          <w:sz w:val="32"/>
          <w:szCs w:val="3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8"/>
        <w:gridCol w:w="294"/>
        <w:gridCol w:w="2499"/>
        <w:gridCol w:w="2941"/>
        <w:gridCol w:w="1779"/>
      </w:tblGrid>
      <w:tr w:rsidR="00D83F18" w:rsidRPr="00323C34" w14:paraId="564CFF5A" w14:textId="77777777">
        <w:trPr>
          <w:trHeight w:val="70"/>
        </w:trPr>
        <w:tc>
          <w:tcPr>
            <w:tcW w:w="999" w:type="pct"/>
            <w:gridSpan w:val="2"/>
            <w:tcBorders>
              <w:top w:val="nil"/>
              <w:left w:val="nil"/>
              <w:bottom w:val="single" w:sz="4" w:space="0" w:color="auto"/>
              <w:right w:val="single" w:sz="4" w:space="0" w:color="auto"/>
            </w:tcBorders>
            <w:vAlign w:val="center"/>
          </w:tcPr>
          <w:p w14:paraId="7C1550C6" w14:textId="77777777" w:rsidR="00D83F18" w:rsidRPr="00323C34" w:rsidRDefault="00D83F18"/>
        </w:tc>
        <w:tc>
          <w:tcPr>
            <w:tcW w:w="1385" w:type="pct"/>
            <w:tcBorders>
              <w:left w:val="single" w:sz="4" w:space="0" w:color="auto"/>
            </w:tcBorders>
            <w:shd w:val="clear" w:color="auto" w:fill="D9D9D9" w:themeFill="background1" w:themeFillShade="D9"/>
            <w:vAlign w:val="center"/>
          </w:tcPr>
          <w:p w14:paraId="58C8C6EC" w14:textId="77777777" w:rsidR="00D83F18" w:rsidRPr="00323C34" w:rsidRDefault="00D83F18">
            <w:pPr>
              <w:rPr>
                <w:b/>
                <w:bCs/>
              </w:rPr>
            </w:pPr>
            <w:r w:rsidRPr="00323C34">
              <w:rPr>
                <w:b/>
                <w:bCs/>
              </w:rPr>
              <w:t>Name</w:t>
            </w:r>
          </w:p>
        </w:tc>
        <w:tc>
          <w:tcPr>
            <w:tcW w:w="1630" w:type="pct"/>
            <w:shd w:val="clear" w:color="auto" w:fill="D9D9D9" w:themeFill="background1" w:themeFillShade="D9"/>
            <w:vAlign w:val="center"/>
          </w:tcPr>
          <w:p w14:paraId="2984237A" w14:textId="77777777" w:rsidR="00D83F18" w:rsidRPr="00323C34" w:rsidRDefault="00D83F18">
            <w:pPr>
              <w:rPr>
                <w:b/>
                <w:bCs/>
              </w:rPr>
            </w:pPr>
            <w:r w:rsidRPr="00323C34">
              <w:rPr>
                <w:b/>
                <w:bCs/>
              </w:rPr>
              <w:t>Designation / Company</w:t>
            </w:r>
          </w:p>
        </w:tc>
        <w:tc>
          <w:tcPr>
            <w:tcW w:w="986" w:type="pct"/>
            <w:shd w:val="clear" w:color="auto" w:fill="D9D9D9" w:themeFill="background1" w:themeFillShade="D9"/>
            <w:vAlign w:val="center"/>
          </w:tcPr>
          <w:p w14:paraId="4D51CDB2" w14:textId="77777777" w:rsidR="00D83F18" w:rsidRPr="00323C34" w:rsidRDefault="00D83F18">
            <w:pPr>
              <w:rPr>
                <w:b/>
                <w:bCs/>
              </w:rPr>
            </w:pPr>
            <w:r w:rsidRPr="00323C34">
              <w:rPr>
                <w:b/>
                <w:bCs/>
              </w:rPr>
              <w:t>Signature</w:t>
            </w:r>
          </w:p>
        </w:tc>
      </w:tr>
      <w:tr w:rsidR="00D83F18" w:rsidRPr="00323C34" w14:paraId="3CCC4B89" w14:textId="77777777">
        <w:trPr>
          <w:trHeight w:val="71"/>
        </w:trPr>
        <w:tc>
          <w:tcPr>
            <w:tcW w:w="836" w:type="pct"/>
            <w:vMerge w:val="restart"/>
            <w:tcBorders>
              <w:top w:val="single" w:sz="4" w:space="0" w:color="auto"/>
              <w:left w:val="single" w:sz="4" w:space="0" w:color="auto"/>
              <w:bottom w:val="double" w:sz="12" w:space="0" w:color="002060"/>
              <w:right w:val="single" w:sz="4" w:space="0" w:color="002060"/>
            </w:tcBorders>
            <w:shd w:val="clear" w:color="auto" w:fill="D9D9D9" w:themeFill="background1" w:themeFillShade="D9"/>
            <w:vAlign w:val="center"/>
          </w:tcPr>
          <w:p w14:paraId="62ED09CB" w14:textId="77777777" w:rsidR="00D83F18" w:rsidRPr="00323C34" w:rsidRDefault="00D83F18">
            <w:pPr>
              <w:rPr>
                <w:b/>
                <w:bCs/>
              </w:rPr>
            </w:pPr>
            <w:r w:rsidRPr="00323C34">
              <w:rPr>
                <w:b/>
                <w:bCs/>
              </w:rPr>
              <w:t>Prepared By</w:t>
            </w:r>
          </w:p>
        </w:tc>
        <w:tc>
          <w:tcPr>
            <w:tcW w:w="163" w:type="pct"/>
            <w:vMerge w:val="restart"/>
            <w:tcBorders>
              <w:top w:val="single" w:sz="4" w:space="0" w:color="auto"/>
              <w:left w:val="single" w:sz="4" w:space="0" w:color="auto"/>
              <w:bottom w:val="double" w:sz="12" w:space="0" w:color="002060"/>
              <w:right w:val="single" w:sz="4" w:space="0" w:color="002060"/>
            </w:tcBorders>
            <w:vAlign w:val="center"/>
          </w:tcPr>
          <w:p w14:paraId="3A9D9261" w14:textId="77777777" w:rsidR="00D83F18" w:rsidRPr="00323C34" w:rsidRDefault="00D83F18">
            <w:r w:rsidRPr="00323C34">
              <w:t>:</w:t>
            </w:r>
          </w:p>
        </w:tc>
        <w:tc>
          <w:tcPr>
            <w:tcW w:w="1385" w:type="pct"/>
            <w:tcBorders>
              <w:left w:val="single" w:sz="4" w:space="0" w:color="auto"/>
            </w:tcBorders>
            <w:vAlign w:val="center"/>
          </w:tcPr>
          <w:p w14:paraId="4A0560B7" w14:textId="705F24C2" w:rsidR="00D83F18" w:rsidRPr="00323C34" w:rsidRDefault="00D60580">
            <w:r w:rsidRPr="00323C34">
              <w:t>Wong Shin Feng</w:t>
            </w:r>
          </w:p>
        </w:tc>
        <w:tc>
          <w:tcPr>
            <w:tcW w:w="1630" w:type="pct"/>
            <w:vAlign w:val="center"/>
          </w:tcPr>
          <w:p w14:paraId="4B5C1F47" w14:textId="60BF510E" w:rsidR="00D83F18" w:rsidRPr="00323C34" w:rsidRDefault="00D83F18">
            <w:r w:rsidRPr="00323C34">
              <w:t>Business Analyst</w:t>
            </w:r>
            <w:r w:rsidR="004D3DCD" w:rsidRPr="00323C34">
              <w:t xml:space="preserve"> (</w:t>
            </w:r>
            <w:r w:rsidR="00D90C3B">
              <w:rPr>
                <w:rFonts w:hint="eastAsia"/>
              </w:rPr>
              <w:t>SJ</w:t>
            </w:r>
            <w:r w:rsidR="004D3DCD" w:rsidRPr="00323C34">
              <w:t>)</w:t>
            </w:r>
          </w:p>
        </w:tc>
        <w:tc>
          <w:tcPr>
            <w:tcW w:w="986" w:type="pct"/>
            <w:vAlign w:val="center"/>
          </w:tcPr>
          <w:p w14:paraId="2828B59F" w14:textId="0D121932" w:rsidR="00D83F18" w:rsidRPr="00323C34" w:rsidRDefault="00D83F18">
            <w:pPr>
              <w:rPr>
                <w:rFonts w:ascii="Brush Script MT" w:hAnsi="Brush Script MT"/>
              </w:rPr>
            </w:pPr>
          </w:p>
        </w:tc>
      </w:tr>
      <w:tr w:rsidR="00D83F18" w:rsidRPr="00323C34" w14:paraId="61B9AD26" w14:textId="77777777">
        <w:trPr>
          <w:trHeight w:val="20"/>
        </w:trPr>
        <w:tc>
          <w:tcPr>
            <w:tcW w:w="836" w:type="pct"/>
            <w:vMerge/>
            <w:tcBorders>
              <w:top w:val="double" w:sz="12" w:space="0" w:color="002060"/>
              <w:left w:val="single" w:sz="4" w:space="0" w:color="auto"/>
              <w:bottom w:val="single" w:sz="4" w:space="0" w:color="002060"/>
              <w:right w:val="single" w:sz="4" w:space="0" w:color="002060"/>
            </w:tcBorders>
            <w:shd w:val="clear" w:color="auto" w:fill="D9D9D9" w:themeFill="background1" w:themeFillShade="D9"/>
            <w:vAlign w:val="center"/>
          </w:tcPr>
          <w:p w14:paraId="047A9825" w14:textId="77777777" w:rsidR="00D83F18" w:rsidRPr="00323C34" w:rsidRDefault="00D83F18">
            <w:pPr>
              <w:rPr>
                <w:b/>
                <w:bCs/>
              </w:rPr>
            </w:pPr>
          </w:p>
        </w:tc>
        <w:tc>
          <w:tcPr>
            <w:tcW w:w="163" w:type="pct"/>
            <w:vMerge/>
            <w:tcBorders>
              <w:top w:val="double" w:sz="12" w:space="0" w:color="002060"/>
              <w:left w:val="single" w:sz="4" w:space="0" w:color="auto"/>
              <w:bottom w:val="single" w:sz="4" w:space="0" w:color="002060"/>
              <w:right w:val="single" w:sz="4" w:space="0" w:color="002060"/>
            </w:tcBorders>
            <w:vAlign w:val="center"/>
          </w:tcPr>
          <w:p w14:paraId="6E2B80F4" w14:textId="77777777" w:rsidR="00D83F18" w:rsidRPr="00323C34" w:rsidRDefault="00D83F18"/>
        </w:tc>
        <w:tc>
          <w:tcPr>
            <w:tcW w:w="1385" w:type="pct"/>
            <w:tcBorders>
              <w:left w:val="single" w:sz="4" w:space="0" w:color="auto"/>
            </w:tcBorders>
            <w:vAlign w:val="center"/>
          </w:tcPr>
          <w:p w14:paraId="15FF15B7" w14:textId="77777777" w:rsidR="00D83F18" w:rsidRPr="00323C34" w:rsidRDefault="00D83F18"/>
        </w:tc>
        <w:tc>
          <w:tcPr>
            <w:tcW w:w="1630" w:type="pct"/>
            <w:vAlign w:val="center"/>
          </w:tcPr>
          <w:p w14:paraId="75F0D7BB" w14:textId="77777777" w:rsidR="00D83F18" w:rsidRPr="00323C34" w:rsidRDefault="00D83F18"/>
        </w:tc>
        <w:tc>
          <w:tcPr>
            <w:tcW w:w="986" w:type="pct"/>
            <w:vAlign w:val="center"/>
          </w:tcPr>
          <w:p w14:paraId="3391215D" w14:textId="77777777" w:rsidR="00D83F18" w:rsidRPr="00323C34" w:rsidRDefault="00D83F18"/>
        </w:tc>
      </w:tr>
      <w:tr w:rsidR="00D83F18" w:rsidRPr="00323C34" w14:paraId="61EA3981" w14:textId="77777777">
        <w:trPr>
          <w:trHeight w:val="514"/>
        </w:trPr>
        <w:tc>
          <w:tcPr>
            <w:tcW w:w="836" w:type="pct"/>
            <w:vMerge w:val="restart"/>
            <w:tcBorders>
              <w:top w:val="single" w:sz="4" w:space="0" w:color="002060"/>
              <w:left w:val="single" w:sz="4" w:space="0" w:color="auto"/>
              <w:right w:val="single" w:sz="4" w:space="0" w:color="auto"/>
            </w:tcBorders>
            <w:shd w:val="clear" w:color="auto" w:fill="D9D9D9" w:themeFill="background1" w:themeFillShade="D9"/>
            <w:vAlign w:val="center"/>
          </w:tcPr>
          <w:p w14:paraId="2B3465C5" w14:textId="77777777" w:rsidR="00D83F18" w:rsidRPr="00323C34" w:rsidRDefault="00D83F18">
            <w:pPr>
              <w:rPr>
                <w:b/>
                <w:bCs/>
              </w:rPr>
            </w:pPr>
            <w:r w:rsidRPr="00323C34">
              <w:rPr>
                <w:b/>
                <w:bCs/>
              </w:rPr>
              <w:t>Reviewed By</w:t>
            </w:r>
          </w:p>
        </w:tc>
        <w:tc>
          <w:tcPr>
            <w:tcW w:w="163" w:type="pct"/>
            <w:vMerge w:val="restart"/>
            <w:tcBorders>
              <w:top w:val="single" w:sz="4" w:space="0" w:color="002060"/>
              <w:left w:val="single" w:sz="4" w:space="0" w:color="auto"/>
              <w:right w:val="single" w:sz="4" w:space="0" w:color="auto"/>
            </w:tcBorders>
            <w:vAlign w:val="center"/>
          </w:tcPr>
          <w:p w14:paraId="1430FDAD" w14:textId="77777777" w:rsidR="00D83F18" w:rsidRPr="00323C34" w:rsidRDefault="00D83F18">
            <w:r w:rsidRPr="00323C34">
              <w:t>:</w:t>
            </w:r>
          </w:p>
        </w:tc>
        <w:tc>
          <w:tcPr>
            <w:tcW w:w="1385" w:type="pct"/>
            <w:tcBorders>
              <w:left w:val="single" w:sz="4" w:space="0" w:color="auto"/>
            </w:tcBorders>
            <w:vAlign w:val="center"/>
          </w:tcPr>
          <w:p w14:paraId="368097C9" w14:textId="00EE81C6" w:rsidR="00D83F18" w:rsidRPr="00323C34" w:rsidRDefault="00D60580">
            <w:r w:rsidRPr="00323C34">
              <w:t>Gan Kian Teck</w:t>
            </w:r>
          </w:p>
        </w:tc>
        <w:tc>
          <w:tcPr>
            <w:tcW w:w="1630" w:type="pct"/>
            <w:vAlign w:val="center"/>
          </w:tcPr>
          <w:p w14:paraId="7E4BCDDC" w14:textId="20791F53" w:rsidR="00D83F18" w:rsidRPr="00323C34" w:rsidRDefault="00D60580">
            <w:r w:rsidRPr="00323C34">
              <w:t>Application Lead</w:t>
            </w:r>
            <w:r w:rsidR="004D3DCD" w:rsidRPr="00323C34">
              <w:t xml:space="preserve"> (</w:t>
            </w:r>
            <w:r w:rsidR="00D90C3B">
              <w:rPr>
                <w:rFonts w:hint="eastAsia"/>
              </w:rPr>
              <w:t>SJ</w:t>
            </w:r>
            <w:r w:rsidR="004D3DCD" w:rsidRPr="00323C34">
              <w:t>)</w:t>
            </w:r>
          </w:p>
        </w:tc>
        <w:tc>
          <w:tcPr>
            <w:tcW w:w="986" w:type="pct"/>
            <w:vAlign w:val="center"/>
          </w:tcPr>
          <w:p w14:paraId="3D257AF1" w14:textId="77777777" w:rsidR="00D83F18" w:rsidRPr="00323C34" w:rsidRDefault="00D83F18"/>
        </w:tc>
      </w:tr>
      <w:tr w:rsidR="00D83F18" w:rsidRPr="00323C34" w14:paraId="7E66A277" w14:textId="77777777">
        <w:trPr>
          <w:trHeight w:val="514"/>
        </w:trPr>
        <w:tc>
          <w:tcPr>
            <w:tcW w:w="836" w:type="pct"/>
            <w:vMerge/>
            <w:tcBorders>
              <w:left w:val="single" w:sz="4" w:space="0" w:color="auto"/>
              <w:right w:val="single" w:sz="4" w:space="0" w:color="auto"/>
            </w:tcBorders>
            <w:shd w:val="clear" w:color="auto" w:fill="D9D9D9" w:themeFill="background1" w:themeFillShade="D9"/>
            <w:vAlign w:val="center"/>
          </w:tcPr>
          <w:p w14:paraId="71ACEE6A" w14:textId="77777777" w:rsidR="00D83F18" w:rsidRPr="00323C34" w:rsidRDefault="00D83F18">
            <w:pPr>
              <w:rPr>
                <w:b/>
                <w:bCs/>
              </w:rPr>
            </w:pPr>
          </w:p>
        </w:tc>
        <w:tc>
          <w:tcPr>
            <w:tcW w:w="163" w:type="pct"/>
            <w:vMerge/>
            <w:tcBorders>
              <w:left w:val="single" w:sz="4" w:space="0" w:color="auto"/>
              <w:right w:val="single" w:sz="4" w:space="0" w:color="auto"/>
            </w:tcBorders>
            <w:vAlign w:val="center"/>
          </w:tcPr>
          <w:p w14:paraId="12434F92" w14:textId="77777777" w:rsidR="00D83F18" w:rsidRPr="00323C34" w:rsidRDefault="00D83F18"/>
        </w:tc>
        <w:tc>
          <w:tcPr>
            <w:tcW w:w="1385" w:type="pct"/>
            <w:tcBorders>
              <w:left w:val="single" w:sz="4" w:space="0" w:color="auto"/>
            </w:tcBorders>
            <w:vAlign w:val="center"/>
          </w:tcPr>
          <w:p w14:paraId="3B505FA4" w14:textId="06304892" w:rsidR="00D83F18" w:rsidRPr="00323C34" w:rsidRDefault="004D3DCD">
            <w:r w:rsidRPr="00323C34">
              <w:t>Valerie Shao</w:t>
            </w:r>
          </w:p>
        </w:tc>
        <w:tc>
          <w:tcPr>
            <w:tcW w:w="1630" w:type="pct"/>
            <w:vAlign w:val="center"/>
          </w:tcPr>
          <w:p w14:paraId="1571FAFC" w14:textId="7DD66D50" w:rsidR="00D83F18" w:rsidRPr="00323C34" w:rsidRDefault="004D3DCD">
            <w:r w:rsidRPr="00323C34">
              <w:t>Project Manager (NCS)</w:t>
            </w:r>
          </w:p>
        </w:tc>
        <w:tc>
          <w:tcPr>
            <w:tcW w:w="986" w:type="pct"/>
            <w:vAlign w:val="center"/>
          </w:tcPr>
          <w:p w14:paraId="50B6584F" w14:textId="77777777" w:rsidR="00D83F18" w:rsidRPr="00323C34" w:rsidRDefault="00D83F18"/>
        </w:tc>
      </w:tr>
      <w:tr w:rsidR="00D83F18" w:rsidRPr="00323C34" w14:paraId="098BA895" w14:textId="77777777">
        <w:trPr>
          <w:trHeight w:val="332"/>
        </w:trPr>
        <w:tc>
          <w:tcPr>
            <w:tcW w:w="836" w:type="pct"/>
            <w:vMerge/>
            <w:tcBorders>
              <w:left w:val="single" w:sz="4" w:space="0" w:color="auto"/>
              <w:bottom w:val="single" w:sz="4" w:space="0" w:color="auto"/>
              <w:right w:val="single" w:sz="4" w:space="0" w:color="auto"/>
            </w:tcBorders>
            <w:shd w:val="clear" w:color="auto" w:fill="D9D9D9" w:themeFill="background1" w:themeFillShade="D9"/>
            <w:vAlign w:val="center"/>
          </w:tcPr>
          <w:p w14:paraId="4273B248" w14:textId="77777777" w:rsidR="00D83F18" w:rsidRPr="00323C34" w:rsidRDefault="00D83F18">
            <w:pPr>
              <w:rPr>
                <w:b/>
                <w:bCs/>
              </w:rPr>
            </w:pPr>
          </w:p>
        </w:tc>
        <w:tc>
          <w:tcPr>
            <w:tcW w:w="163" w:type="pct"/>
            <w:vMerge/>
            <w:tcBorders>
              <w:left w:val="single" w:sz="4" w:space="0" w:color="auto"/>
              <w:bottom w:val="single" w:sz="4" w:space="0" w:color="auto"/>
              <w:right w:val="single" w:sz="4" w:space="0" w:color="auto"/>
            </w:tcBorders>
            <w:vAlign w:val="center"/>
          </w:tcPr>
          <w:p w14:paraId="6B8B4227" w14:textId="77777777" w:rsidR="00D83F18" w:rsidRPr="00323C34" w:rsidRDefault="00D83F18"/>
        </w:tc>
        <w:tc>
          <w:tcPr>
            <w:tcW w:w="1385" w:type="pct"/>
            <w:tcBorders>
              <w:left w:val="single" w:sz="4" w:space="0" w:color="auto"/>
            </w:tcBorders>
            <w:vAlign w:val="center"/>
          </w:tcPr>
          <w:p w14:paraId="5875D5BE" w14:textId="3BAFC072" w:rsidR="00D83F18" w:rsidRPr="00323C34" w:rsidRDefault="00D83F18"/>
        </w:tc>
        <w:tc>
          <w:tcPr>
            <w:tcW w:w="1630" w:type="pct"/>
            <w:vAlign w:val="center"/>
          </w:tcPr>
          <w:p w14:paraId="3B95B25D" w14:textId="532B357C" w:rsidR="00D83F18" w:rsidRPr="00323C34" w:rsidRDefault="00D83F18"/>
        </w:tc>
        <w:tc>
          <w:tcPr>
            <w:tcW w:w="986" w:type="pct"/>
            <w:vAlign w:val="center"/>
          </w:tcPr>
          <w:p w14:paraId="78E8798A" w14:textId="77777777" w:rsidR="00D83F18" w:rsidRPr="00323C34" w:rsidRDefault="00D83F18"/>
        </w:tc>
      </w:tr>
      <w:tr w:rsidR="00D83F18" w:rsidRPr="00323C34" w14:paraId="62ECA95C" w14:textId="77777777">
        <w:trPr>
          <w:trHeight w:val="501"/>
        </w:trPr>
        <w:tc>
          <w:tcPr>
            <w:tcW w:w="836" w:type="pct"/>
            <w:vMerge w:val="restart"/>
            <w:tcBorders>
              <w:top w:val="single" w:sz="4" w:space="0" w:color="auto"/>
              <w:left w:val="single" w:sz="4" w:space="0" w:color="002060"/>
              <w:right w:val="single" w:sz="4" w:space="0" w:color="auto"/>
            </w:tcBorders>
            <w:shd w:val="clear" w:color="auto" w:fill="D9D9D9" w:themeFill="background1" w:themeFillShade="D9"/>
            <w:vAlign w:val="center"/>
          </w:tcPr>
          <w:p w14:paraId="4DCF22F0" w14:textId="77777777" w:rsidR="00D83F18" w:rsidRPr="00323C34" w:rsidRDefault="00D83F18">
            <w:pPr>
              <w:rPr>
                <w:b/>
                <w:bCs/>
              </w:rPr>
            </w:pPr>
            <w:r w:rsidRPr="00323C34">
              <w:rPr>
                <w:b/>
                <w:bCs/>
              </w:rPr>
              <w:t>Approved By</w:t>
            </w:r>
          </w:p>
        </w:tc>
        <w:tc>
          <w:tcPr>
            <w:tcW w:w="163" w:type="pct"/>
            <w:vMerge w:val="restart"/>
            <w:tcBorders>
              <w:top w:val="single" w:sz="4" w:space="0" w:color="auto"/>
              <w:left w:val="single" w:sz="4" w:space="0" w:color="002060"/>
              <w:right w:val="single" w:sz="4" w:space="0" w:color="auto"/>
            </w:tcBorders>
            <w:vAlign w:val="center"/>
          </w:tcPr>
          <w:p w14:paraId="1E7C1D9E" w14:textId="77777777" w:rsidR="00D83F18" w:rsidRPr="00323C34" w:rsidRDefault="00D83F18">
            <w:r w:rsidRPr="00323C34">
              <w:t>:</w:t>
            </w:r>
          </w:p>
        </w:tc>
        <w:tc>
          <w:tcPr>
            <w:tcW w:w="1385" w:type="pct"/>
            <w:vAlign w:val="center"/>
          </w:tcPr>
          <w:p w14:paraId="1A88F45E" w14:textId="43C6A6F1" w:rsidR="00D83F18" w:rsidRPr="00323C34" w:rsidRDefault="00D83F18"/>
        </w:tc>
        <w:tc>
          <w:tcPr>
            <w:tcW w:w="1630" w:type="pct"/>
            <w:vAlign w:val="center"/>
          </w:tcPr>
          <w:p w14:paraId="131375F2" w14:textId="6076AC8E" w:rsidR="00D83F18" w:rsidRPr="00323C34" w:rsidRDefault="00D83F18"/>
        </w:tc>
        <w:tc>
          <w:tcPr>
            <w:tcW w:w="986" w:type="pct"/>
            <w:vAlign w:val="center"/>
          </w:tcPr>
          <w:p w14:paraId="6CA07670" w14:textId="77777777" w:rsidR="00D83F18" w:rsidRPr="00323C34" w:rsidRDefault="00D83F18"/>
        </w:tc>
      </w:tr>
      <w:tr w:rsidR="00D83F18" w:rsidRPr="00323C34" w14:paraId="5EA9599B" w14:textId="77777777">
        <w:trPr>
          <w:trHeight w:val="501"/>
        </w:trPr>
        <w:tc>
          <w:tcPr>
            <w:tcW w:w="836" w:type="pct"/>
            <w:vMerge/>
            <w:tcBorders>
              <w:left w:val="single" w:sz="4" w:space="0" w:color="002060"/>
              <w:right w:val="single" w:sz="4" w:space="0" w:color="auto"/>
            </w:tcBorders>
            <w:shd w:val="clear" w:color="auto" w:fill="D9D9D9" w:themeFill="background1" w:themeFillShade="D9"/>
            <w:vAlign w:val="center"/>
          </w:tcPr>
          <w:p w14:paraId="2C2A263C" w14:textId="77777777" w:rsidR="00D83F18" w:rsidRPr="00323C34" w:rsidRDefault="00D83F18"/>
        </w:tc>
        <w:tc>
          <w:tcPr>
            <w:tcW w:w="163" w:type="pct"/>
            <w:vMerge/>
            <w:tcBorders>
              <w:left w:val="single" w:sz="4" w:space="0" w:color="002060"/>
              <w:right w:val="single" w:sz="4" w:space="0" w:color="auto"/>
            </w:tcBorders>
            <w:vAlign w:val="center"/>
          </w:tcPr>
          <w:p w14:paraId="68099047" w14:textId="77777777" w:rsidR="00D83F18" w:rsidRPr="00323C34" w:rsidRDefault="00D83F18"/>
        </w:tc>
        <w:tc>
          <w:tcPr>
            <w:tcW w:w="1385" w:type="pct"/>
            <w:tcBorders>
              <w:left w:val="single" w:sz="4" w:space="0" w:color="auto"/>
            </w:tcBorders>
            <w:vAlign w:val="center"/>
          </w:tcPr>
          <w:p w14:paraId="51F0F4BE" w14:textId="79412891" w:rsidR="00D83F18" w:rsidRPr="00323C34" w:rsidRDefault="00D83F18"/>
        </w:tc>
        <w:tc>
          <w:tcPr>
            <w:tcW w:w="1630" w:type="pct"/>
            <w:vAlign w:val="center"/>
          </w:tcPr>
          <w:p w14:paraId="23EA0E04" w14:textId="36FF3FD9" w:rsidR="00D83F18" w:rsidRPr="00323C34" w:rsidRDefault="00D83F18"/>
        </w:tc>
        <w:tc>
          <w:tcPr>
            <w:tcW w:w="986" w:type="pct"/>
            <w:vAlign w:val="center"/>
          </w:tcPr>
          <w:p w14:paraId="652885FE" w14:textId="77777777" w:rsidR="00D83F18" w:rsidRPr="00323C34" w:rsidRDefault="00D83F18"/>
        </w:tc>
      </w:tr>
      <w:tr w:rsidR="00D83F18" w:rsidRPr="00323C34" w14:paraId="6A6FDCF0" w14:textId="77777777">
        <w:trPr>
          <w:trHeight w:val="485"/>
        </w:trPr>
        <w:tc>
          <w:tcPr>
            <w:tcW w:w="836" w:type="pct"/>
            <w:vMerge/>
            <w:tcBorders>
              <w:left w:val="single" w:sz="4" w:space="0" w:color="002060"/>
              <w:bottom w:val="single" w:sz="4" w:space="0" w:color="002060"/>
              <w:right w:val="single" w:sz="4" w:space="0" w:color="auto"/>
            </w:tcBorders>
            <w:shd w:val="clear" w:color="auto" w:fill="D9D9D9" w:themeFill="background1" w:themeFillShade="D9"/>
            <w:vAlign w:val="center"/>
          </w:tcPr>
          <w:p w14:paraId="21DF8493" w14:textId="77777777" w:rsidR="00D83F18" w:rsidRPr="00323C34" w:rsidRDefault="00D83F18"/>
        </w:tc>
        <w:tc>
          <w:tcPr>
            <w:tcW w:w="163" w:type="pct"/>
            <w:vMerge/>
            <w:tcBorders>
              <w:left w:val="single" w:sz="4" w:space="0" w:color="002060"/>
              <w:bottom w:val="single" w:sz="4" w:space="0" w:color="002060"/>
              <w:right w:val="single" w:sz="4" w:space="0" w:color="auto"/>
            </w:tcBorders>
            <w:vAlign w:val="center"/>
          </w:tcPr>
          <w:p w14:paraId="16EDB925" w14:textId="77777777" w:rsidR="00D83F18" w:rsidRPr="00323C34" w:rsidRDefault="00D83F18"/>
        </w:tc>
        <w:tc>
          <w:tcPr>
            <w:tcW w:w="1385" w:type="pct"/>
            <w:tcBorders>
              <w:left w:val="single" w:sz="4" w:space="0" w:color="auto"/>
            </w:tcBorders>
            <w:vAlign w:val="center"/>
          </w:tcPr>
          <w:p w14:paraId="38E48DB1" w14:textId="44BC87A0" w:rsidR="00D83F18" w:rsidRPr="00323C34" w:rsidRDefault="00D83F18"/>
        </w:tc>
        <w:tc>
          <w:tcPr>
            <w:tcW w:w="1630" w:type="pct"/>
            <w:vAlign w:val="center"/>
          </w:tcPr>
          <w:p w14:paraId="331CA38E" w14:textId="53BE407B" w:rsidR="00D83F18" w:rsidRPr="00323C34" w:rsidRDefault="00D83F18"/>
        </w:tc>
        <w:tc>
          <w:tcPr>
            <w:tcW w:w="986" w:type="pct"/>
            <w:vAlign w:val="center"/>
          </w:tcPr>
          <w:p w14:paraId="6CBB59C5" w14:textId="77777777" w:rsidR="00D83F18" w:rsidRPr="00323C34" w:rsidRDefault="00D83F18"/>
        </w:tc>
      </w:tr>
    </w:tbl>
    <w:p w14:paraId="7ED63DFF" w14:textId="77777777" w:rsidR="00D83F18" w:rsidRPr="00323C34" w:rsidRDefault="00D83F18" w:rsidP="009C41F9">
      <w:pPr>
        <w:jc w:val="center"/>
        <w:rPr>
          <w:bCs/>
          <w:sz w:val="32"/>
          <w:szCs w:val="36"/>
        </w:rPr>
      </w:pPr>
    </w:p>
    <w:p w14:paraId="5F4E76A3" w14:textId="77777777" w:rsidR="000021F8" w:rsidRPr="00323C34" w:rsidRDefault="000021F8" w:rsidP="009C41F9">
      <w:pPr>
        <w:jc w:val="center"/>
        <w:rPr>
          <w:bCs/>
          <w:sz w:val="32"/>
          <w:szCs w:val="36"/>
        </w:rPr>
      </w:pPr>
    </w:p>
    <w:p w14:paraId="23FDD255" w14:textId="77777777" w:rsidR="001518DE" w:rsidRPr="00323C34" w:rsidRDefault="001518DE">
      <w:pPr>
        <w:spacing w:line="278" w:lineRule="auto"/>
        <w:rPr>
          <w:b/>
          <w:sz w:val="32"/>
          <w:szCs w:val="36"/>
        </w:rPr>
      </w:pPr>
      <w:r w:rsidRPr="00323C34">
        <w:rPr>
          <w:b/>
          <w:sz w:val="32"/>
          <w:szCs w:val="36"/>
        </w:rPr>
        <w:br w:type="page"/>
      </w:r>
    </w:p>
    <w:sdt>
      <w:sdtPr>
        <w:rPr>
          <w:rFonts w:ascii="Neue Haas Grotesk Text Pro" w:eastAsiaTheme="minorEastAsia" w:hAnsi="Neue Haas Grotesk Text Pro" w:cstheme="minorBidi"/>
          <w:color w:val="auto"/>
          <w:kern w:val="2"/>
          <w:sz w:val="22"/>
          <w:szCs w:val="22"/>
          <w:lang w:val="en-SG" w:eastAsia="ja-JP"/>
          <w14:ligatures w14:val="standardContextual"/>
        </w:rPr>
        <w:id w:val="1815374560"/>
        <w:docPartObj>
          <w:docPartGallery w:val="Table of Contents"/>
          <w:docPartUnique/>
        </w:docPartObj>
      </w:sdtPr>
      <w:sdtEndPr>
        <w:rPr>
          <w:rFonts w:ascii="Arial" w:hAnsi="Arial"/>
          <w:b/>
        </w:rPr>
      </w:sdtEndPr>
      <w:sdtContent>
        <w:p w14:paraId="05921004" w14:textId="145321A9" w:rsidR="001518DE" w:rsidRPr="00323C34" w:rsidRDefault="0081655B">
          <w:pPr>
            <w:pStyle w:val="TOCHeading"/>
            <w:rPr>
              <w:b/>
              <w:bCs/>
              <w:lang w:val="en-SG"/>
            </w:rPr>
          </w:pPr>
          <w:r w:rsidRPr="00323C34">
            <w:rPr>
              <w:rFonts w:hint="eastAsia"/>
              <w:b/>
              <w:bCs/>
              <w:lang w:val="en-SG" w:eastAsia="ja-JP"/>
            </w:rPr>
            <w:t>Table of Contents</w:t>
          </w:r>
        </w:p>
        <w:p w14:paraId="625C7D13" w14:textId="472F77C4" w:rsidR="00E644F0" w:rsidRDefault="001518DE">
          <w:pPr>
            <w:pStyle w:val="TOC1"/>
            <w:tabs>
              <w:tab w:val="left" w:pos="440"/>
              <w:tab w:val="right" w:leader="dot" w:pos="9016"/>
            </w:tabs>
            <w:rPr>
              <w:rFonts w:asciiTheme="minorHAnsi" w:hAnsiTheme="minorHAnsi"/>
              <w:noProof/>
              <w:sz w:val="24"/>
            </w:rPr>
          </w:pPr>
          <w:r w:rsidRPr="00323C34">
            <w:fldChar w:fldCharType="begin"/>
          </w:r>
          <w:r w:rsidRPr="00323C34">
            <w:instrText xml:space="preserve"> TOC \o "1-3" \h \z \u </w:instrText>
          </w:r>
          <w:r w:rsidRPr="00323C34">
            <w:fldChar w:fldCharType="separate"/>
          </w:r>
          <w:hyperlink w:anchor="_Toc235466318" w:history="1">
            <w:r w:rsidR="00E644F0" w:rsidRPr="00D90783">
              <w:rPr>
                <w:rStyle w:val="Hyperlink"/>
                <w:noProof/>
              </w:rPr>
              <w:t>1.</w:t>
            </w:r>
            <w:r w:rsidR="00E644F0">
              <w:rPr>
                <w:rFonts w:asciiTheme="minorHAnsi" w:hAnsiTheme="minorHAnsi"/>
                <w:noProof/>
                <w:sz w:val="24"/>
              </w:rPr>
              <w:tab/>
            </w:r>
            <w:r w:rsidR="00E644F0" w:rsidRPr="00D90783">
              <w:rPr>
                <w:rStyle w:val="Hyperlink"/>
                <w:noProof/>
              </w:rPr>
              <w:t>Document Control</w:t>
            </w:r>
            <w:r w:rsidR="00E644F0">
              <w:rPr>
                <w:noProof/>
                <w:webHidden/>
              </w:rPr>
              <w:tab/>
            </w:r>
            <w:r w:rsidR="00E644F0">
              <w:rPr>
                <w:noProof/>
                <w:webHidden/>
              </w:rPr>
              <w:fldChar w:fldCharType="begin"/>
            </w:r>
            <w:r w:rsidR="00E644F0">
              <w:rPr>
                <w:noProof/>
                <w:webHidden/>
              </w:rPr>
              <w:instrText xml:space="preserve"> PAGEREF _Toc235466318 \h </w:instrText>
            </w:r>
            <w:r w:rsidR="00E644F0">
              <w:rPr>
                <w:noProof/>
                <w:webHidden/>
              </w:rPr>
            </w:r>
            <w:r w:rsidR="00E644F0">
              <w:rPr>
                <w:noProof/>
                <w:webHidden/>
              </w:rPr>
              <w:fldChar w:fldCharType="separate"/>
            </w:r>
            <w:r w:rsidR="00E644F0">
              <w:rPr>
                <w:noProof/>
                <w:webHidden/>
              </w:rPr>
              <w:t>5</w:t>
            </w:r>
            <w:r w:rsidR="00E644F0">
              <w:rPr>
                <w:noProof/>
                <w:webHidden/>
              </w:rPr>
              <w:fldChar w:fldCharType="end"/>
            </w:r>
          </w:hyperlink>
        </w:p>
        <w:p w14:paraId="11373046" w14:textId="769014F1" w:rsidR="00E644F0" w:rsidRDefault="00E644F0">
          <w:pPr>
            <w:pStyle w:val="TOC2"/>
            <w:tabs>
              <w:tab w:val="left" w:pos="960"/>
              <w:tab w:val="right" w:leader="dot" w:pos="9016"/>
            </w:tabs>
            <w:rPr>
              <w:rFonts w:asciiTheme="minorHAnsi" w:hAnsiTheme="minorHAnsi"/>
              <w:noProof/>
              <w:sz w:val="24"/>
            </w:rPr>
          </w:pPr>
          <w:hyperlink w:anchor="_Toc235466319" w:history="1">
            <w:r w:rsidRPr="00D90783">
              <w:rPr>
                <w:rStyle w:val="Hyperlink"/>
                <w:noProof/>
              </w:rPr>
              <w:t>1.1</w:t>
            </w:r>
            <w:r>
              <w:rPr>
                <w:rFonts w:asciiTheme="minorHAnsi" w:hAnsiTheme="minorHAnsi"/>
                <w:noProof/>
                <w:sz w:val="24"/>
              </w:rPr>
              <w:tab/>
            </w:r>
            <w:r w:rsidRPr="00D90783">
              <w:rPr>
                <w:rStyle w:val="Hyperlink"/>
                <w:noProof/>
              </w:rPr>
              <w:t>Version History</w:t>
            </w:r>
            <w:r>
              <w:rPr>
                <w:noProof/>
                <w:webHidden/>
              </w:rPr>
              <w:tab/>
            </w:r>
            <w:r>
              <w:rPr>
                <w:noProof/>
                <w:webHidden/>
              </w:rPr>
              <w:fldChar w:fldCharType="begin"/>
            </w:r>
            <w:r>
              <w:rPr>
                <w:noProof/>
                <w:webHidden/>
              </w:rPr>
              <w:instrText xml:space="preserve"> PAGEREF _Toc235466319 \h </w:instrText>
            </w:r>
            <w:r>
              <w:rPr>
                <w:noProof/>
                <w:webHidden/>
              </w:rPr>
            </w:r>
            <w:r>
              <w:rPr>
                <w:noProof/>
                <w:webHidden/>
              </w:rPr>
              <w:fldChar w:fldCharType="separate"/>
            </w:r>
            <w:r>
              <w:rPr>
                <w:noProof/>
                <w:webHidden/>
              </w:rPr>
              <w:t>5</w:t>
            </w:r>
            <w:r>
              <w:rPr>
                <w:noProof/>
                <w:webHidden/>
              </w:rPr>
              <w:fldChar w:fldCharType="end"/>
            </w:r>
          </w:hyperlink>
        </w:p>
        <w:p w14:paraId="0D43B643" w14:textId="24C3795D" w:rsidR="00E644F0" w:rsidRDefault="00E644F0">
          <w:pPr>
            <w:pStyle w:val="TOC2"/>
            <w:tabs>
              <w:tab w:val="left" w:pos="960"/>
              <w:tab w:val="right" w:leader="dot" w:pos="9016"/>
            </w:tabs>
            <w:rPr>
              <w:rFonts w:asciiTheme="minorHAnsi" w:hAnsiTheme="minorHAnsi"/>
              <w:noProof/>
              <w:sz w:val="24"/>
            </w:rPr>
          </w:pPr>
          <w:hyperlink w:anchor="_Toc235466320" w:history="1">
            <w:r w:rsidRPr="00D90783">
              <w:rPr>
                <w:rStyle w:val="Hyperlink"/>
                <w:noProof/>
              </w:rPr>
              <w:t>1.2</w:t>
            </w:r>
            <w:r>
              <w:rPr>
                <w:rFonts w:asciiTheme="minorHAnsi" w:hAnsiTheme="minorHAnsi"/>
                <w:noProof/>
                <w:sz w:val="24"/>
              </w:rPr>
              <w:tab/>
            </w:r>
            <w:r w:rsidRPr="00D90783">
              <w:rPr>
                <w:rStyle w:val="Hyperlink"/>
                <w:noProof/>
              </w:rPr>
              <w:t>Definitions, Abbreviations, Acronyms</w:t>
            </w:r>
            <w:r>
              <w:rPr>
                <w:noProof/>
                <w:webHidden/>
              </w:rPr>
              <w:tab/>
            </w:r>
            <w:r>
              <w:rPr>
                <w:noProof/>
                <w:webHidden/>
              </w:rPr>
              <w:fldChar w:fldCharType="begin"/>
            </w:r>
            <w:r>
              <w:rPr>
                <w:noProof/>
                <w:webHidden/>
              </w:rPr>
              <w:instrText xml:space="preserve"> PAGEREF _Toc235466320 \h </w:instrText>
            </w:r>
            <w:r>
              <w:rPr>
                <w:noProof/>
                <w:webHidden/>
              </w:rPr>
            </w:r>
            <w:r>
              <w:rPr>
                <w:noProof/>
                <w:webHidden/>
              </w:rPr>
              <w:fldChar w:fldCharType="separate"/>
            </w:r>
            <w:r>
              <w:rPr>
                <w:noProof/>
                <w:webHidden/>
              </w:rPr>
              <w:t>5</w:t>
            </w:r>
            <w:r>
              <w:rPr>
                <w:noProof/>
                <w:webHidden/>
              </w:rPr>
              <w:fldChar w:fldCharType="end"/>
            </w:r>
          </w:hyperlink>
        </w:p>
        <w:p w14:paraId="79B3F118" w14:textId="605A0AC1" w:rsidR="00E644F0" w:rsidRDefault="00E644F0">
          <w:pPr>
            <w:pStyle w:val="TOC1"/>
            <w:tabs>
              <w:tab w:val="left" w:pos="440"/>
              <w:tab w:val="right" w:leader="dot" w:pos="9016"/>
            </w:tabs>
            <w:rPr>
              <w:rFonts w:asciiTheme="minorHAnsi" w:hAnsiTheme="minorHAnsi"/>
              <w:noProof/>
              <w:sz w:val="24"/>
            </w:rPr>
          </w:pPr>
          <w:hyperlink w:anchor="_Toc235466321" w:history="1">
            <w:r w:rsidRPr="00D90783">
              <w:rPr>
                <w:rStyle w:val="Hyperlink"/>
                <w:noProof/>
              </w:rPr>
              <w:t>2.</w:t>
            </w:r>
            <w:r>
              <w:rPr>
                <w:rFonts w:asciiTheme="minorHAnsi" w:hAnsiTheme="minorHAnsi"/>
                <w:noProof/>
                <w:sz w:val="24"/>
              </w:rPr>
              <w:tab/>
            </w:r>
            <w:r w:rsidRPr="00D90783">
              <w:rPr>
                <w:rStyle w:val="Hyperlink"/>
                <w:noProof/>
              </w:rPr>
              <w:t>User Roles and Permissions</w:t>
            </w:r>
            <w:r>
              <w:rPr>
                <w:noProof/>
                <w:webHidden/>
              </w:rPr>
              <w:tab/>
            </w:r>
            <w:r>
              <w:rPr>
                <w:noProof/>
                <w:webHidden/>
              </w:rPr>
              <w:fldChar w:fldCharType="begin"/>
            </w:r>
            <w:r>
              <w:rPr>
                <w:noProof/>
                <w:webHidden/>
              </w:rPr>
              <w:instrText xml:space="preserve"> PAGEREF _Toc235466321 \h </w:instrText>
            </w:r>
            <w:r>
              <w:rPr>
                <w:noProof/>
                <w:webHidden/>
              </w:rPr>
            </w:r>
            <w:r>
              <w:rPr>
                <w:noProof/>
                <w:webHidden/>
              </w:rPr>
              <w:fldChar w:fldCharType="separate"/>
            </w:r>
            <w:r>
              <w:rPr>
                <w:noProof/>
                <w:webHidden/>
              </w:rPr>
              <w:t>7</w:t>
            </w:r>
            <w:r>
              <w:rPr>
                <w:noProof/>
                <w:webHidden/>
              </w:rPr>
              <w:fldChar w:fldCharType="end"/>
            </w:r>
          </w:hyperlink>
        </w:p>
        <w:p w14:paraId="07350DDF" w14:textId="46D75D76" w:rsidR="00E644F0" w:rsidRDefault="00E644F0">
          <w:pPr>
            <w:pStyle w:val="TOC2"/>
            <w:tabs>
              <w:tab w:val="left" w:pos="960"/>
              <w:tab w:val="right" w:leader="dot" w:pos="9016"/>
            </w:tabs>
            <w:rPr>
              <w:rFonts w:asciiTheme="minorHAnsi" w:hAnsiTheme="minorHAnsi"/>
              <w:noProof/>
              <w:sz w:val="24"/>
            </w:rPr>
          </w:pPr>
          <w:hyperlink w:anchor="_Toc235466322" w:history="1">
            <w:r w:rsidRPr="00D90783">
              <w:rPr>
                <w:rStyle w:val="Hyperlink"/>
                <w:noProof/>
              </w:rPr>
              <w:t>2.1</w:t>
            </w:r>
            <w:r>
              <w:rPr>
                <w:rFonts w:asciiTheme="minorHAnsi" w:hAnsiTheme="minorHAnsi"/>
                <w:noProof/>
                <w:sz w:val="24"/>
              </w:rPr>
              <w:tab/>
            </w:r>
            <w:r w:rsidRPr="00D90783">
              <w:rPr>
                <w:rStyle w:val="Hyperlink"/>
                <w:noProof/>
              </w:rPr>
              <w:t>Role Definitions</w:t>
            </w:r>
            <w:r>
              <w:rPr>
                <w:noProof/>
                <w:webHidden/>
              </w:rPr>
              <w:tab/>
            </w:r>
            <w:r>
              <w:rPr>
                <w:noProof/>
                <w:webHidden/>
              </w:rPr>
              <w:fldChar w:fldCharType="begin"/>
            </w:r>
            <w:r>
              <w:rPr>
                <w:noProof/>
                <w:webHidden/>
              </w:rPr>
              <w:instrText xml:space="preserve"> PAGEREF _Toc235466322 \h </w:instrText>
            </w:r>
            <w:r>
              <w:rPr>
                <w:noProof/>
                <w:webHidden/>
              </w:rPr>
            </w:r>
            <w:r>
              <w:rPr>
                <w:noProof/>
                <w:webHidden/>
              </w:rPr>
              <w:fldChar w:fldCharType="separate"/>
            </w:r>
            <w:r>
              <w:rPr>
                <w:noProof/>
                <w:webHidden/>
              </w:rPr>
              <w:t>7</w:t>
            </w:r>
            <w:r>
              <w:rPr>
                <w:noProof/>
                <w:webHidden/>
              </w:rPr>
              <w:fldChar w:fldCharType="end"/>
            </w:r>
          </w:hyperlink>
        </w:p>
        <w:p w14:paraId="1961E9EC" w14:textId="0094CE65" w:rsidR="00E644F0" w:rsidRDefault="00E644F0">
          <w:pPr>
            <w:pStyle w:val="TOC1"/>
            <w:tabs>
              <w:tab w:val="left" w:pos="440"/>
              <w:tab w:val="right" w:leader="dot" w:pos="9016"/>
            </w:tabs>
            <w:rPr>
              <w:rFonts w:asciiTheme="minorHAnsi" w:hAnsiTheme="minorHAnsi"/>
              <w:noProof/>
              <w:sz w:val="24"/>
            </w:rPr>
          </w:pPr>
          <w:hyperlink w:anchor="_Toc235466323" w:history="1">
            <w:r w:rsidRPr="00D90783">
              <w:rPr>
                <w:rStyle w:val="Hyperlink"/>
                <w:noProof/>
              </w:rPr>
              <w:t>3.</w:t>
            </w:r>
            <w:r>
              <w:rPr>
                <w:rFonts w:asciiTheme="minorHAnsi" w:hAnsiTheme="minorHAnsi"/>
                <w:noProof/>
                <w:sz w:val="24"/>
              </w:rPr>
              <w:tab/>
            </w:r>
            <w:r w:rsidRPr="00D90783">
              <w:rPr>
                <w:rStyle w:val="Hyperlink"/>
                <w:noProof/>
              </w:rPr>
              <w:t>NOP Overview</w:t>
            </w:r>
            <w:r>
              <w:rPr>
                <w:noProof/>
                <w:webHidden/>
              </w:rPr>
              <w:tab/>
            </w:r>
            <w:r>
              <w:rPr>
                <w:noProof/>
                <w:webHidden/>
              </w:rPr>
              <w:fldChar w:fldCharType="begin"/>
            </w:r>
            <w:r>
              <w:rPr>
                <w:noProof/>
                <w:webHidden/>
              </w:rPr>
              <w:instrText xml:space="preserve"> PAGEREF _Toc235466323 \h </w:instrText>
            </w:r>
            <w:r>
              <w:rPr>
                <w:noProof/>
                <w:webHidden/>
              </w:rPr>
            </w:r>
            <w:r>
              <w:rPr>
                <w:noProof/>
                <w:webHidden/>
              </w:rPr>
              <w:fldChar w:fldCharType="separate"/>
            </w:r>
            <w:r>
              <w:rPr>
                <w:noProof/>
                <w:webHidden/>
              </w:rPr>
              <w:t>8</w:t>
            </w:r>
            <w:r>
              <w:rPr>
                <w:noProof/>
                <w:webHidden/>
              </w:rPr>
              <w:fldChar w:fldCharType="end"/>
            </w:r>
          </w:hyperlink>
        </w:p>
        <w:p w14:paraId="5C57C844" w14:textId="16F71548" w:rsidR="00E644F0" w:rsidRDefault="00E644F0">
          <w:pPr>
            <w:pStyle w:val="TOC2"/>
            <w:tabs>
              <w:tab w:val="left" w:pos="960"/>
              <w:tab w:val="right" w:leader="dot" w:pos="9016"/>
            </w:tabs>
            <w:rPr>
              <w:rFonts w:asciiTheme="minorHAnsi" w:hAnsiTheme="minorHAnsi"/>
              <w:noProof/>
              <w:sz w:val="24"/>
            </w:rPr>
          </w:pPr>
          <w:hyperlink w:anchor="_Toc235466324" w:history="1">
            <w:r w:rsidRPr="00D90783">
              <w:rPr>
                <w:rStyle w:val="Hyperlink"/>
                <w:noProof/>
              </w:rPr>
              <w:t>3.1</w:t>
            </w:r>
            <w:r>
              <w:rPr>
                <w:rFonts w:asciiTheme="minorHAnsi" w:hAnsiTheme="minorHAnsi"/>
                <w:noProof/>
                <w:sz w:val="24"/>
              </w:rPr>
              <w:tab/>
            </w:r>
            <w:r w:rsidRPr="00D90783">
              <w:rPr>
                <w:rStyle w:val="Hyperlink"/>
                <w:noProof/>
              </w:rPr>
              <w:t>High Level NOP Process Flow</w:t>
            </w:r>
            <w:r>
              <w:rPr>
                <w:noProof/>
                <w:webHidden/>
              </w:rPr>
              <w:tab/>
            </w:r>
            <w:r>
              <w:rPr>
                <w:noProof/>
                <w:webHidden/>
              </w:rPr>
              <w:fldChar w:fldCharType="begin"/>
            </w:r>
            <w:r>
              <w:rPr>
                <w:noProof/>
                <w:webHidden/>
              </w:rPr>
              <w:instrText xml:space="preserve"> PAGEREF _Toc235466324 \h </w:instrText>
            </w:r>
            <w:r>
              <w:rPr>
                <w:noProof/>
                <w:webHidden/>
              </w:rPr>
            </w:r>
            <w:r>
              <w:rPr>
                <w:noProof/>
                <w:webHidden/>
              </w:rPr>
              <w:fldChar w:fldCharType="separate"/>
            </w:r>
            <w:r>
              <w:rPr>
                <w:noProof/>
                <w:webHidden/>
              </w:rPr>
              <w:t>8</w:t>
            </w:r>
            <w:r>
              <w:rPr>
                <w:noProof/>
                <w:webHidden/>
              </w:rPr>
              <w:fldChar w:fldCharType="end"/>
            </w:r>
          </w:hyperlink>
        </w:p>
        <w:p w14:paraId="2EAAC81F" w14:textId="0FE3BA30" w:rsidR="00E644F0" w:rsidRDefault="00E644F0">
          <w:pPr>
            <w:pStyle w:val="TOC2"/>
            <w:tabs>
              <w:tab w:val="left" w:pos="960"/>
              <w:tab w:val="right" w:leader="dot" w:pos="9016"/>
            </w:tabs>
            <w:rPr>
              <w:rFonts w:asciiTheme="minorHAnsi" w:hAnsiTheme="minorHAnsi"/>
              <w:noProof/>
              <w:sz w:val="24"/>
            </w:rPr>
          </w:pPr>
          <w:hyperlink w:anchor="_Toc235466325" w:history="1">
            <w:r w:rsidRPr="00D90783">
              <w:rPr>
                <w:rStyle w:val="Hyperlink"/>
                <w:noProof/>
              </w:rPr>
              <w:t>3.2</w:t>
            </w:r>
            <w:r>
              <w:rPr>
                <w:rFonts w:asciiTheme="minorHAnsi" w:hAnsiTheme="minorHAnsi"/>
                <w:noProof/>
                <w:sz w:val="24"/>
              </w:rPr>
              <w:tab/>
            </w:r>
            <w:r w:rsidRPr="00D90783">
              <w:rPr>
                <w:rStyle w:val="Hyperlink"/>
                <w:noProof/>
              </w:rPr>
              <w:t>NOP Reference Number</w:t>
            </w:r>
            <w:r>
              <w:rPr>
                <w:noProof/>
                <w:webHidden/>
              </w:rPr>
              <w:tab/>
            </w:r>
            <w:r>
              <w:rPr>
                <w:noProof/>
                <w:webHidden/>
              </w:rPr>
              <w:fldChar w:fldCharType="begin"/>
            </w:r>
            <w:r>
              <w:rPr>
                <w:noProof/>
                <w:webHidden/>
              </w:rPr>
              <w:instrText xml:space="preserve"> PAGEREF _Toc235466325 \h </w:instrText>
            </w:r>
            <w:r>
              <w:rPr>
                <w:noProof/>
                <w:webHidden/>
              </w:rPr>
            </w:r>
            <w:r>
              <w:rPr>
                <w:noProof/>
                <w:webHidden/>
              </w:rPr>
              <w:fldChar w:fldCharType="separate"/>
            </w:r>
            <w:r>
              <w:rPr>
                <w:noProof/>
                <w:webHidden/>
              </w:rPr>
              <w:t>8</w:t>
            </w:r>
            <w:r>
              <w:rPr>
                <w:noProof/>
                <w:webHidden/>
              </w:rPr>
              <w:fldChar w:fldCharType="end"/>
            </w:r>
          </w:hyperlink>
        </w:p>
        <w:p w14:paraId="68CC2AEB" w14:textId="443E6DBE" w:rsidR="00E644F0" w:rsidRDefault="00E644F0">
          <w:pPr>
            <w:pStyle w:val="TOC2"/>
            <w:tabs>
              <w:tab w:val="left" w:pos="960"/>
              <w:tab w:val="right" w:leader="dot" w:pos="9016"/>
            </w:tabs>
            <w:rPr>
              <w:rFonts w:asciiTheme="minorHAnsi" w:hAnsiTheme="minorHAnsi"/>
              <w:noProof/>
              <w:sz w:val="24"/>
            </w:rPr>
          </w:pPr>
          <w:hyperlink w:anchor="_Toc235466326" w:history="1">
            <w:r w:rsidRPr="00D90783">
              <w:rPr>
                <w:rStyle w:val="Hyperlink"/>
                <w:noProof/>
              </w:rPr>
              <w:t>3.3</w:t>
            </w:r>
            <w:r>
              <w:rPr>
                <w:rFonts w:asciiTheme="minorHAnsi" w:hAnsiTheme="minorHAnsi"/>
                <w:noProof/>
                <w:sz w:val="24"/>
              </w:rPr>
              <w:tab/>
            </w:r>
            <w:r w:rsidRPr="00D90783">
              <w:rPr>
                <w:rStyle w:val="Hyperlink"/>
                <w:noProof/>
              </w:rPr>
              <w:t>NOP Status and Validity Model</w:t>
            </w:r>
            <w:r>
              <w:rPr>
                <w:noProof/>
                <w:webHidden/>
              </w:rPr>
              <w:tab/>
            </w:r>
            <w:r>
              <w:rPr>
                <w:noProof/>
                <w:webHidden/>
              </w:rPr>
              <w:fldChar w:fldCharType="begin"/>
            </w:r>
            <w:r>
              <w:rPr>
                <w:noProof/>
                <w:webHidden/>
              </w:rPr>
              <w:instrText xml:space="preserve"> PAGEREF _Toc235466326 \h </w:instrText>
            </w:r>
            <w:r>
              <w:rPr>
                <w:noProof/>
                <w:webHidden/>
              </w:rPr>
            </w:r>
            <w:r>
              <w:rPr>
                <w:noProof/>
                <w:webHidden/>
              </w:rPr>
              <w:fldChar w:fldCharType="separate"/>
            </w:r>
            <w:r>
              <w:rPr>
                <w:noProof/>
                <w:webHidden/>
              </w:rPr>
              <w:t>8</w:t>
            </w:r>
            <w:r>
              <w:rPr>
                <w:noProof/>
                <w:webHidden/>
              </w:rPr>
              <w:fldChar w:fldCharType="end"/>
            </w:r>
          </w:hyperlink>
        </w:p>
        <w:p w14:paraId="7B977B85" w14:textId="18EAB9B2" w:rsidR="00E644F0" w:rsidRDefault="00E644F0">
          <w:pPr>
            <w:pStyle w:val="TOC3"/>
            <w:tabs>
              <w:tab w:val="left" w:pos="1200"/>
              <w:tab w:val="right" w:leader="dot" w:pos="9016"/>
            </w:tabs>
            <w:rPr>
              <w:rFonts w:asciiTheme="minorHAnsi" w:hAnsiTheme="minorHAnsi"/>
              <w:noProof/>
              <w:sz w:val="24"/>
            </w:rPr>
          </w:pPr>
          <w:hyperlink w:anchor="_Toc235466327" w:history="1">
            <w:r w:rsidRPr="00D90783">
              <w:rPr>
                <w:rStyle w:val="Hyperlink"/>
                <w:noProof/>
              </w:rPr>
              <w:t>3.3.1</w:t>
            </w:r>
            <w:r>
              <w:rPr>
                <w:rFonts w:asciiTheme="minorHAnsi" w:hAnsiTheme="minorHAnsi"/>
                <w:noProof/>
                <w:sz w:val="24"/>
              </w:rPr>
              <w:tab/>
            </w:r>
            <w:r w:rsidRPr="00D90783">
              <w:rPr>
                <w:rStyle w:val="Hyperlink"/>
                <w:noProof/>
              </w:rPr>
              <w:t>Application Status</w:t>
            </w:r>
            <w:r>
              <w:rPr>
                <w:noProof/>
                <w:webHidden/>
              </w:rPr>
              <w:tab/>
            </w:r>
            <w:r>
              <w:rPr>
                <w:noProof/>
                <w:webHidden/>
              </w:rPr>
              <w:fldChar w:fldCharType="begin"/>
            </w:r>
            <w:r>
              <w:rPr>
                <w:noProof/>
                <w:webHidden/>
              </w:rPr>
              <w:instrText xml:space="preserve"> PAGEREF _Toc235466327 \h </w:instrText>
            </w:r>
            <w:r>
              <w:rPr>
                <w:noProof/>
                <w:webHidden/>
              </w:rPr>
            </w:r>
            <w:r>
              <w:rPr>
                <w:noProof/>
                <w:webHidden/>
              </w:rPr>
              <w:fldChar w:fldCharType="separate"/>
            </w:r>
            <w:r>
              <w:rPr>
                <w:noProof/>
                <w:webHidden/>
              </w:rPr>
              <w:t>9</w:t>
            </w:r>
            <w:r>
              <w:rPr>
                <w:noProof/>
                <w:webHidden/>
              </w:rPr>
              <w:fldChar w:fldCharType="end"/>
            </w:r>
          </w:hyperlink>
        </w:p>
        <w:p w14:paraId="7D6A8AB5" w14:textId="31F37E17" w:rsidR="00E644F0" w:rsidRDefault="00E644F0">
          <w:pPr>
            <w:pStyle w:val="TOC3"/>
            <w:tabs>
              <w:tab w:val="left" w:pos="1200"/>
              <w:tab w:val="right" w:leader="dot" w:pos="9016"/>
            </w:tabs>
            <w:rPr>
              <w:rFonts w:asciiTheme="minorHAnsi" w:hAnsiTheme="minorHAnsi"/>
              <w:noProof/>
              <w:sz w:val="24"/>
            </w:rPr>
          </w:pPr>
          <w:hyperlink w:anchor="_Toc235466328" w:history="1">
            <w:r w:rsidRPr="00D90783">
              <w:rPr>
                <w:rStyle w:val="Hyperlink"/>
                <w:noProof/>
              </w:rPr>
              <w:t>3.3.2</w:t>
            </w:r>
            <w:r>
              <w:rPr>
                <w:rFonts w:asciiTheme="minorHAnsi" w:hAnsiTheme="minorHAnsi"/>
                <w:noProof/>
                <w:sz w:val="24"/>
              </w:rPr>
              <w:tab/>
            </w:r>
            <w:r w:rsidRPr="00D90783">
              <w:rPr>
                <w:rStyle w:val="Hyperlink"/>
                <w:noProof/>
              </w:rPr>
              <w:t>Approval Status</w:t>
            </w:r>
            <w:r>
              <w:rPr>
                <w:noProof/>
                <w:webHidden/>
              </w:rPr>
              <w:tab/>
            </w:r>
            <w:r>
              <w:rPr>
                <w:noProof/>
                <w:webHidden/>
              </w:rPr>
              <w:fldChar w:fldCharType="begin"/>
            </w:r>
            <w:r>
              <w:rPr>
                <w:noProof/>
                <w:webHidden/>
              </w:rPr>
              <w:instrText xml:space="preserve"> PAGEREF _Toc235466328 \h </w:instrText>
            </w:r>
            <w:r>
              <w:rPr>
                <w:noProof/>
                <w:webHidden/>
              </w:rPr>
            </w:r>
            <w:r>
              <w:rPr>
                <w:noProof/>
                <w:webHidden/>
              </w:rPr>
              <w:fldChar w:fldCharType="separate"/>
            </w:r>
            <w:r>
              <w:rPr>
                <w:noProof/>
                <w:webHidden/>
              </w:rPr>
              <w:t>10</w:t>
            </w:r>
            <w:r>
              <w:rPr>
                <w:noProof/>
                <w:webHidden/>
              </w:rPr>
              <w:fldChar w:fldCharType="end"/>
            </w:r>
          </w:hyperlink>
        </w:p>
        <w:p w14:paraId="7B584972" w14:textId="5531CB3D" w:rsidR="00E644F0" w:rsidRDefault="00E644F0">
          <w:pPr>
            <w:pStyle w:val="TOC3"/>
            <w:tabs>
              <w:tab w:val="left" w:pos="1200"/>
              <w:tab w:val="right" w:leader="dot" w:pos="9016"/>
            </w:tabs>
            <w:rPr>
              <w:rFonts w:asciiTheme="minorHAnsi" w:hAnsiTheme="minorHAnsi"/>
              <w:noProof/>
              <w:sz w:val="24"/>
            </w:rPr>
          </w:pPr>
          <w:hyperlink w:anchor="_Toc235466329" w:history="1">
            <w:r w:rsidRPr="00D90783">
              <w:rPr>
                <w:rStyle w:val="Hyperlink"/>
                <w:noProof/>
              </w:rPr>
              <w:t>3.3.3</w:t>
            </w:r>
            <w:r>
              <w:rPr>
                <w:rFonts w:asciiTheme="minorHAnsi" w:hAnsiTheme="minorHAnsi"/>
                <w:noProof/>
                <w:sz w:val="24"/>
              </w:rPr>
              <w:tab/>
            </w:r>
            <w:r w:rsidRPr="00D90783">
              <w:rPr>
                <w:rStyle w:val="Hyperlink"/>
                <w:noProof/>
              </w:rPr>
              <w:t>Permit Validity State</w:t>
            </w:r>
            <w:r>
              <w:rPr>
                <w:noProof/>
                <w:webHidden/>
              </w:rPr>
              <w:tab/>
            </w:r>
            <w:r>
              <w:rPr>
                <w:noProof/>
                <w:webHidden/>
              </w:rPr>
              <w:fldChar w:fldCharType="begin"/>
            </w:r>
            <w:r>
              <w:rPr>
                <w:noProof/>
                <w:webHidden/>
              </w:rPr>
              <w:instrText xml:space="preserve"> PAGEREF _Toc235466329 \h </w:instrText>
            </w:r>
            <w:r>
              <w:rPr>
                <w:noProof/>
                <w:webHidden/>
              </w:rPr>
            </w:r>
            <w:r>
              <w:rPr>
                <w:noProof/>
                <w:webHidden/>
              </w:rPr>
              <w:fldChar w:fldCharType="separate"/>
            </w:r>
            <w:r>
              <w:rPr>
                <w:noProof/>
                <w:webHidden/>
              </w:rPr>
              <w:t>10</w:t>
            </w:r>
            <w:r>
              <w:rPr>
                <w:noProof/>
                <w:webHidden/>
              </w:rPr>
              <w:fldChar w:fldCharType="end"/>
            </w:r>
          </w:hyperlink>
        </w:p>
        <w:p w14:paraId="050698D2" w14:textId="51D7F91F" w:rsidR="00E644F0" w:rsidRDefault="00E644F0">
          <w:pPr>
            <w:pStyle w:val="TOC3"/>
            <w:tabs>
              <w:tab w:val="left" w:pos="1200"/>
              <w:tab w:val="right" w:leader="dot" w:pos="9016"/>
            </w:tabs>
            <w:rPr>
              <w:rFonts w:asciiTheme="minorHAnsi" w:hAnsiTheme="minorHAnsi"/>
              <w:noProof/>
              <w:sz w:val="24"/>
            </w:rPr>
          </w:pPr>
          <w:hyperlink w:anchor="_Toc235466330" w:history="1">
            <w:r w:rsidRPr="00D90783">
              <w:rPr>
                <w:rStyle w:val="Hyperlink"/>
                <w:noProof/>
              </w:rPr>
              <w:t>3.3.4</w:t>
            </w:r>
            <w:r>
              <w:rPr>
                <w:rFonts w:asciiTheme="minorHAnsi" w:hAnsiTheme="minorHAnsi"/>
                <w:noProof/>
                <w:sz w:val="24"/>
              </w:rPr>
              <w:tab/>
            </w:r>
            <w:r w:rsidRPr="00D90783">
              <w:rPr>
                <w:rStyle w:val="Hyperlink"/>
                <w:noProof/>
              </w:rPr>
              <w:t>Permit Operational State</w:t>
            </w:r>
            <w:r>
              <w:rPr>
                <w:noProof/>
                <w:webHidden/>
              </w:rPr>
              <w:tab/>
            </w:r>
            <w:r>
              <w:rPr>
                <w:noProof/>
                <w:webHidden/>
              </w:rPr>
              <w:fldChar w:fldCharType="begin"/>
            </w:r>
            <w:r>
              <w:rPr>
                <w:noProof/>
                <w:webHidden/>
              </w:rPr>
              <w:instrText xml:space="preserve"> PAGEREF _Toc235466330 \h </w:instrText>
            </w:r>
            <w:r>
              <w:rPr>
                <w:noProof/>
                <w:webHidden/>
              </w:rPr>
            </w:r>
            <w:r>
              <w:rPr>
                <w:noProof/>
                <w:webHidden/>
              </w:rPr>
              <w:fldChar w:fldCharType="separate"/>
            </w:r>
            <w:r>
              <w:rPr>
                <w:noProof/>
                <w:webHidden/>
              </w:rPr>
              <w:t>11</w:t>
            </w:r>
            <w:r>
              <w:rPr>
                <w:noProof/>
                <w:webHidden/>
              </w:rPr>
              <w:fldChar w:fldCharType="end"/>
            </w:r>
          </w:hyperlink>
        </w:p>
        <w:p w14:paraId="6921743F" w14:textId="03F2AF0A" w:rsidR="00E644F0" w:rsidRDefault="00E644F0">
          <w:pPr>
            <w:pStyle w:val="TOC3"/>
            <w:tabs>
              <w:tab w:val="left" w:pos="1200"/>
              <w:tab w:val="right" w:leader="dot" w:pos="9016"/>
            </w:tabs>
            <w:rPr>
              <w:rFonts w:asciiTheme="minorHAnsi" w:hAnsiTheme="minorHAnsi"/>
              <w:noProof/>
              <w:sz w:val="24"/>
            </w:rPr>
          </w:pPr>
          <w:hyperlink w:anchor="_Toc235466331" w:history="1">
            <w:r w:rsidRPr="00D90783">
              <w:rPr>
                <w:rStyle w:val="Hyperlink"/>
                <w:noProof/>
              </w:rPr>
              <w:t>3.3.5</w:t>
            </w:r>
            <w:r>
              <w:rPr>
                <w:rFonts w:asciiTheme="minorHAnsi" w:hAnsiTheme="minorHAnsi"/>
                <w:noProof/>
                <w:sz w:val="24"/>
              </w:rPr>
              <w:tab/>
            </w:r>
            <w:r w:rsidRPr="00D90783">
              <w:rPr>
                <w:rStyle w:val="Hyperlink"/>
                <w:noProof/>
              </w:rPr>
              <w:t>Status Transition Rules</w:t>
            </w:r>
            <w:r>
              <w:rPr>
                <w:noProof/>
                <w:webHidden/>
              </w:rPr>
              <w:tab/>
            </w:r>
            <w:r>
              <w:rPr>
                <w:noProof/>
                <w:webHidden/>
              </w:rPr>
              <w:fldChar w:fldCharType="begin"/>
            </w:r>
            <w:r>
              <w:rPr>
                <w:noProof/>
                <w:webHidden/>
              </w:rPr>
              <w:instrText xml:space="preserve"> PAGEREF _Toc235466331 \h </w:instrText>
            </w:r>
            <w:r>
              <w:rPr>
                <w:noProof/>
                <w:webHidden/>
              </w:rPr>
            </w:r>
            <w:r>
              <w:rPr>
                <w:noProof/>
                <w:webHidden/>
              </w:rPr>
              <w:fldChar w:fldCharType="separate"/>
            </w:r>
            <w:r>
              <w:rPr>
                <w:noProof/>
                <w:webHidden/>
              </w:rPr>
              <w:t>11</w:t>
            </w:r>
            <w:r>
              <w:rPr>
                <w:noProof/>
                <w:webHidden/>
              </w:rPr>
              <w:fldChar w:fldCharType="end"/>
            </w:r>
          </w:hyperlink>
        </w:p>
        <w:p w14:paraId="43758B6C" w14:textId="5DD810E1" w:rsidR="00E644F0" w:rsidRDefault="00E644F0">
          <w:pPr>
            <w:pStyle w:val="TOC2"/>
            <w:tabs>
              <w:tab w:val="left" w:pos="960"/>
              <w:tab w:val="right" w:leader="dot" w:pos="9016"/>
            </w:tabs>
            <w:rPr>
              <w:rFonts w:asciiTheme="minorHAnsi" w:hAnsiTheme="minorHAnsi"/>
              <w:noProof/>
              <w:sz w:val="24"/>
            </w:rPr>
          </w:pPr>
          <w:hyperlink w:anchor="_Toc235466332" w:history="1">
            <w:r w:rsidRPr="00D90783">
              <w:rPr>
                <w:rStyle w:val="Hyperlink"/>
                <w:noProof/>
              </w:rPr>
              <w:t>3.4</w:t>
            </w:r>
            <w:r>
              <w:rPr>
                <w:rFonts w:asciiTheme="minorHAnsi" w:hAnsiTheme="minorHAnsi"/>
                <w:noProof/>
                <w:sz w:val="24"/>
              </w:rPr>
              <w:tab/>
            </w:r>
            <w:r w:rsidRPr="00D90783">
              <w:rPr>
                <w:rStyle w:val="Hyperlink"/>
                <w:noProof/>
              </w:rPr>
              <w:t>NOP Duration Categories</w:t>
            </w:r>
            <w:r>
              <w:rPr>
                <w:noProof/>
                <w:webHidden/>
              </w:rPr>
              <w:tab/>
            </w:r>
            <w:r>
              <w:rPr>
                <w:noProof/>
                <w:webHidden/>
              </w:rPr>
              <w:fldChar w:fldCharType="begin"/>
            </w:r>
            <w:r>
              <w:rPr>
                <w:noProof/>
                <w:webHidden/>
              </w:rPr>
              <w:instrText xml:space="preserve"> PAGEREF _Toc235466332 \h </w:instrText>
            </w:r>
            <w:r>
              <w:rPr>
                <w:noProof/>
                <w:webHidden/>
              </w:rPr>
            </w:r>
            <w:r>
              <w:rPr>
                <w:noProof/>
                <w:webHidden/>
              </w:rPr>
              <w:fldChar w:fldCharType="separate"/>
            </w:r>
            <w:r>
              <w:rPr>
                <w:noProof/>
                <w:webHidden/>
              </w:rPr>
              <w:t>12</w:t>
            </w:r>
            <w:r>
              <w:rPr>
                <w:noProof/>
                <w:webHidden/>
              </w:rPr>
              <w:fldChar w:fldCharType="end"/>
            </w:r>
          </w:hyperlink>
        </w:p>
        <w:p w14:paraId="0F7295B7" w14:textId="0B74C97D" w:rsidR="00E644F0" w:rsidRDefault="00E644F0">
          <w:pPr>
            <w:pStyle w:val="TOC1"/>
            <w:tabs>
              <w:tab w:val="left" w:pos="440"/>
              <w:tab w:val="right" w:leader="dot" w:pos="9016"/>
            </w:tabs>
            <w:rPr>
              <w:rFonts w:asciiTheme="minorHAnsi" w:hAnsiTheme="minorHAnsi"/>
              <w:noProof/>
              <w:sz w:val="24"/>
            </w:rPr>
          </w:pPr>
          <w:hyperlink w:anchor="_Toc235466333" w:history="1">
            <w:r w:rsidRPr="00D90783">
              <w:rPr>
                <w:rStyle w:val="Hyperlink"/>
                <w:noProof/>
              </w:rPr>
              <w:t>4.</w:t>
            </w:r>
            <w:r>
              <w:rPr>
                <w:rFonts w:asciiTheme="minorHAnsi" w:hAnsiTheme="minorHAnsi"/>
                <w:noProof/>
                <w:sz w:val="24"/>
              </w:rPr>
              <w:tab/>
            </w:r>
            <w:r w:rsidRPr="00D90783">
              <w:rPr>
                <w:rStyle w:val="Hyperlink"/>
                <w:noProof/>
              </w:rPr>
              <w:t>Application Submission</w:t>
            </w:r>
            <w:r>
              <w:rPr>
                <w:noProof/>
                <w:webHidden/>
              </w:rPr>
              <w:tab/>
            </w:r>
            <w:r>
              <w:rPr>
                <w:noProof/>
                <w:webHidden/>
              </w:rPr>
              <w:fldChar w:fldCharType="begin"/>
            </w:r>
            <w:r>
              <w:rPr>
                <w:noProof/>
                <w:webHidden/>
              </w:rPr>
              <w:instrText xml:space="preserve"> PAGEREF _Toc235466333 \h </w:instrText>
            </w:r>
            <w:r>
              <w:rPr>
                <w:noProof/>
                <w:webHidden/>
              </w:rPr>
            </w:r>
            <w:r>
              <w:rPr>
                <w:noProof/>
                <w:webHidden/>
              </w:rPr>
              <w:fldChar w:fldCharType="separate"/>
            </w:r>
            <w:r>
              <w:rPr>
                <w:noProof/>
                <w:webHidden/>
              </w:rPr>
              <w:t>13</w:t>
            </w:r>
            <w:r>
              <w:rPr>
                <w:noProof/>
                <w:webHidden/>
              </w:rPr>
              <w:fldChar w:fldCharType="end"/>
            </w:r>
          </w:hyperlink>
        </w:p>
        <w:p w14:paraId="39E63B0A" w14:textId="4C163361" w:rsidR="00E644F0" w:rsidRDefault="00E644F0">
          <w:pPr>
            <w:pStyle w:val="TOC2"/>
            <w:tabs>
              <w:tab w:val="left" w:pos="960"/>
              <w:tab w:val="right" w:leader="dot" w:pos="9016"/>
            </w:tabs>
            <w:rPr>
              <w:rFonts w:asciiTheme="minorHAnsi" w:hAnsiTheme="minorHAnsi"/>
              <w:noProof/>
              <w:sz w:val="24"/>
            </w:rPr>
          </w:pPr>
          <w:hyperlink w:anchor="_Toc235466334" w:history="1">
            <w:r w:rsidRPr="00D90783">
              <w:rPr>
                <w:rStyle w:val="Hyperlink"/>
                <w:noProof/>
              </w:rPr>
              <w:t>4.1</w:t>
            </w:r>
            <w:r>
              <w:rPr>
                <w:rFonts w:asciiTheme="minorHAnsi" w:hAnsiTheme="minorHAnsi"/>
                <w:noProof/>
                <w:sz w:val="24"/>
              </w:rPr>
              <w:tab/>
            </w:r>
            <w:r w:rsidRPr="00D90783">
              <w:rPr>
                <w:rStyle w:val="Hyperlink"/>
                <w:noProof/>
              </w:rPr>
              <w:t>Access to NOP Application</w:t>
            </w:r>
            <w:r>
              <w:rPr>
                <w:noProof/>
                <w:webHidden/>
              </w:rPr>
              <w:tab/>
            </w:r>
            <w:r>
              <w:rPr>
                <w:noProof/>
                <w:webHidden/>
              </w:rPr>
              <w:fldChar w:fldCharType="begin"/>
            </w:r>
            <w:r>
              <w:rPr>
                <w:noProof/>
                <w:webHidden/>
              </w:rPr>
              <w:instrText xml:space="preserve"> PAGEREF _Toc235466334 \h </w:instrText>
            </w:r>
            <w:r>
              <w:rPr>
                <w:noProof/>
                <w:webHidden/>
              </w:rPr>
            </w:r>
            <w:r>
              <w:rPr>
                <w:noProof/>
                <w:webHidden/>
              </w:rPr>
              <w:fldChar w:fldCharType="separate"/>
            </w:r>
            <w:r>
              <w:rPr>
                <w:noProof/>
                <w:webHidden/>
              </w:rPr>
              <w:t>13</w:t>
            </w:r>
            <w:r>
              <w:rPr>
                <w:noProof/>
                <w:webHidden/>
              </w:rPr>
              <w:fldChar w:fldCharType="end"/>
            </w:r>
          </w:hyperlink>
        </w:p>
        <w:p w14:paraId="5073B2E4" w14:textId="3575F429" w:rsidR="00E644F0" w:rsidRDefault="00E644F0">
          <w:pPr>
            <w:pStyle w:val="TOC2"/>
            <w:tabs>
              <w:tab w:val="left" w:pos="960"/>
              <w:tab w:val="right" w:leader="dot" w:pos="9016"/>
            </w:tabs>
            <w:rPr>
              <w:rFonts w:asciiTheme="minorHAnsi" w:hAnsiTheme="minorHAnsi"/>
              <w:noProof/>
              <w:sz w:val="24"/>
            </w:rPr>
          </w:pPr>
          <w:hyperlink w:anchor="_Toc235466335" w:history="1">
            <w:r w:rsidRPr="00D90783">
              <w:rPr>
                <w:rStyle w:val="Hyperlink"/>
                <w:noProof/>
              </w:rPr>
              <w:t>4.2</w:t>
            </w:r>
            <w:r>
              <w:rPr>
                <w:rFonts w:asciiTheme="minorHAnsi" w:hAnsiTheme="minorHAnsi"/>
                <w:noProof/>
                <w:sz w:val="24"/>
              </w:rPr>
              <w:tab/>
            </w:r>
            <w:r w:rsidRPr="00D90783">
              <w:rPr>
                <w:rStyle w:val="Hyperlink"/>
                <w:noProof/>
              </w:rPr>
              <w:t>NOP Application Form Fields</w:t>
            </w:r>
            <w:r>
              <w:rPr>
                <w:noProof/>
                <w:webHidden/>
              </w:rPr>
              <w:tab/>
            </w:r>
            <w:r>
              <w:rPr>
                <w:noProof/>
                <w:webHidden/>
              </w:rPr>
              <w:fldChar w:fldCharType="begin"/>
            </w:r>
            <w:r>
              <w:rPr>
                <w:noProof/>
                <w:webHidden/>
              </w:rPr>
              <w:instrText xml:space="preserve"> PAGEREF _Toc235466335 \h </w:instrText>
            </w:r>
            <w:r>
              <w:rPr>
                <w:noProof/>
                <w:webHidden/>
              </w:rPr>
            </w:r>
            <w:r>
              <w:rPr>
                <w:noProof/>
                <w:webHidden/>
              </w:rPr>
              <w:fldChar w:fldCharType="separate"/>
            </w:r>
            <w:r>
              <w:rPr>
                <w:noProof/>
                <w:webHidden/>
              </w:rPr>
              <w:t>13</w:t>
            </w:r>
            <w:r>
              <w:rPr>
                <w:noProof/>
                <w:webHidden/>
              </w:rPr>
              <w:fldChar w:fldCharType="end"/>
            </w:r>
          </w:hyperlink>
        </w:p>
        <w:p w14:paraId="01A2C0E1" w14:textId="5A30FE3F" w:rsidR="00E644F0" w:rsidRDefault="00E644F0">
          <w:pPr>
            <w:pStyle w:val="TOC3"/>
            <w:tabs>
              <w:tab w:val="left" w:pos="1200"/>
              <w:tab w:val="right" w:leader="dot" w:pos="9016"/>
            </w:tabs>
            <w:rPr>
              <w:rFonts w:asciiTheme="minorHAnsi" w:hAnsiTheme="minorHAnsi"/>
              <w:noProof/>
              <w:sz w:val="24"/>
            </w:rPr>
          </w:pPr>
          <w:hyperlink w:anchor="_Toc235466336" w:history="1">
            <w:r w:rsidRPr="00D90783">
              <w:rPr>
                <w:rStyle w:val="Hyperlink"/>
                <w:noProof/>
              </w:rPr>
              <w:t>4.2.1</w:t>
            </w:r>
            <w:r>
              <w:rPr>
                <w:rFonts w:asciiTheme="minorHAnsi" w:hAnsiTheme="minorHAnsi"/>
                <w:noProof/>
                <w:sz w:val="24"/>
              </w:rPr>
              <w:tab/>
            </w:r>
            <w:r w:rsidRPr="00D90783">
              <w:rPr>
                <w:rStyle w:val="Hyperlink"/>
                <w:noProof/>
              </w:rPr>
              <w:t>NOP Applicability and Scope</w:t>
            </w:r>
            <w:r>
              <w:rPr>
                <w:noProof/>
                <w:webHidden/>
              </w:rPr>
              <w:tab/>
            </w:r>
            <w:r>
              <w:rPr>
                <w:noProof/>
                <w:webHidden/>
              </w:rPr>
              <w:fldChar w:fldCharType="begin"/>
            </w:r>
            <w:r>
              <w:rPr>
                <w:noProof/>
                <w:webHidden/>
              </w:rPr>
              <w:instrText xml:space="preserve"> PAGEREF _Toc235466336 \h </w:instrText>
            </w:r>
            <w:r>
              <w:rPr>
                <w:noProof/>
                <w:webHidden/>
              </w:rPr>
            </w:r>
            <w:r>
              <w:rPr>
                <w:noProof/>
                <w:webHidden/>
              </w:rPr>
              <w:fldChar w:fldCharType="separate"/>
            </w:r>
            <w:r>
              <w:rPr>
                <w:noProof/>
                <w:webHidden/>
              </w:rPr>
              <w:t>13</w:t>
            </w:r>
            <w:r>
              <w:rPr>
                <w:noProof/>
                <w:webHidden/>
              </w:rPr>
              <w:fldChar w:fldCharType="end"/>
            </w:r>
          </w:hyperlink>
        </w:p>
        <w:p w14:paraId="5BCE285E" w14:textId="43BE8D41" w:rsidR="00E644F0" w:rsidRDefault="00E644F0">
          <w:pPr>
            <w:pStyle w:val="TOC3"/>
            <w:tabs>
              <w:tab w:val="left" w:pos="1200"/>
              <w:tab w:val="right" w:leader="dot" w:pos="9016"/>
            </w:tabs>
            <w:rPr>
              <w:rFonts w:asciiTheme="minorHAnsi" w:hAnsiTheme="minorHAnsi"/>
              <w:noProof/>
              <w:sz w:val="24"/>
            </w:rPr>
          </w:pPr>
          <w:hyperlink w:anchor="_Toc235466337" w:history="1">
            <w:r w:rsidRPr="00D90783">
              <w:rPr>
                <w:rStyle w:val="Hyperlink"/>
                <w:noProof/>
              </w:rPr>
              <w:t>4.2.2</w:t>
            </w:r>
            <w:r>
              <w:rPr>
                <w:rFonts w:asciiTheme="minorHAnsi" w:hAnsiTheme="minorHAnsi"/>
                <w:noProof/>
                <w:sz w:val="24"/>
              </w:rPr>
              <w:tab/>
            </w:r>
            <w:r w:rsidRPr="00D90783">
              <w:rPr>
                <w:rStyle w:val="Hyperlink"/>
                <w:noProof/>
              </w:rPr>
              <w:t>NOP Work Involvement</w:t>
            </w:r>
            <w:r>
              <w:rPr>
                <w:noProof/>
                <w:webHidden/>
              </w:rPr>
              <w:tab/>
            </w:r>
            <w:r>
              <w:rPr>
                <w:noProof/>
                <w:webHidden/>
              </w:rPr>
              <w:fldChar w:fldCharType="begin"/>
            </w:r>
            <w:r>
              <w:rPr>
                <w:noProof/>
                <w:webHidden/>
              </w:rPr>
              <w:instrText xml:space="preserve"> PAGEREF _Toc235466337 \h </w:instrText>
            </w:r>
            <w:r>
              <w:rPr>
                <w:noProof/>
                <w:webHidden/>
              </w:rPr>
            </w:r>
            <w:r>
              <w:rPr>
                <w:noProof/>
                <w:webHidden/>
              </w:rPr>
              <w:fldChar w:fldCharType="separate"/>
            </w:r>
            <w:r>
              <w:rPr>
                <w:noProof/>
                <w:webHidden/>
              </w:rPr>
              <w:t>13</w:t>
            </w:r>
            <w:r>
              <w:rPr>
                <w:noProof/>
                <w:webHidden/>
              </w:rPr>
              <w:fldChar w:fldCharType="end"/>
            </w:r>
          </w:hyperlink>
        </w:p>
        <w:p w14:paraId="0EEF7392" w14:textId="5D5350BE" w:rsidR="00E644F0" w:rsidRDefault="00E644F0">
          <w:pPr>
            <w:pStyle w:val="TOC3"/>
            <w:tabs>
              <w:tab w:val="left" w:pos="1200"/>
              <w:tab w:val="right" w:leader="dot" w:pos="9016"/>
            </w:tabs>
            <w:rPr>
              <w:rFonts w:asciiTheme="minorHAnsi" w:hAnsiTheme="minorHAnsi"/>
              <w:noProof/>
              <w:sz w:val="24"/>
            </w:rPr>
          </w:pPr>
          <w:hyperlink w:anchor="_Toc235466338" w:history="1">
            <w:r w:rsidRPr="00D90783">
              <w:rPr>
                <w:rStyle w:val="Hyperlink"/>
                <w:noProof/>
              </w:rPr>
              <w:t>4.2.3</w:t>
            </w:r>
            <w:r>
              <w:rPr>
                <w:rFonts w:asciiTheme="minorHAnsi" w:hAnsiTheme="minorHAnsi"/>
                <w:noProof/>
                <w:sz w:val="24"/>
              </w:rPr>
              <w:tab/>
            </w:r>
            <w:r w:rsidRPr="00D90783">
              <w:rPr>
                <w:rStyle w:val="Hyperlink"/>
                <w:noProof/>
              </w:rPr>
              <w:t>Applicant and Liaison Officer Details</w:t>
            </w:r>
            <w:r>
              <w:rPr>
                <w:noProof/>
                <w:webHidden/>
              </w:rPr>
              <w:tab/>
            </w:r>
            <w:r>
              <w:rPr>
                <w:noProof/>
                <w:webHidden/>
              </w:rPr>
              <w:fldChar w:fldCharType="begin"/>
            </w:r>
            <w:r>
              <w:rPr>
                <w:noProof/>
                <w:webHidden/>
              </w:rPr>
              <w:instrText xml:space="preserve"> PAGEREF _Toc235466338 \h </w:instrText>
            </w:r>
            <w:r>
              <w:rPr>
                <w:noProof/>
                <w:webHidden/>
              </w:rPr>
            </w:r>
            <w:r>
              <w:rPr>
                <w:noProof/>
                <w:webHidden/>
              </w:rPr>
              <w:fldChar w:fldCharType="separate"/>
            </w:r>
            <w:r>
              <w:rPr>
                <w:noProof/>
                <w:webHidden/>
              </w:rPr>
              <w:t>14</w:t>
            </w:r>
            <w:r>
              <w:rPr>
                <w:noProof/>
                <w:webHidden/>
              </w:rPr>
              <w:fldChar w:fldCharType="end"/>
            </w:r>
          </w:hyperlink>
        </w:p>
        <w:p w14:paraId="133169AE" w14:textId="1809A7FA" w:rsidR="00E644F0" w:rsidRDefault="00E644F0">
          <w:pPr>
            <w:pStyle w:val="TOC3"/>
            <w:tabs>
              <w:tab w:val="left" w:pos="1200"/>
              <w:tab w:val="right" w:leader="dot" w:pos="9016"/>
            </w:tabs>
            <w:rPr>
              <w:rFonts w:asciiTheme="minorHAnsi" w:hAnsiTheme="minorHAnsi"/>
              <w:noProof/>
              <w:sz w:val="24"/>
            </w:rPr>
          </w:pPr>
          <w:hyperlink w:anchor="_Toc235466339" w:history="1">
            <w:r w:rsidRPr="00D90783">
              <w:rPr>
                <w:rStyle w:val="Hyperlink"/>
                <w:noProof/>
              </w:rPr>
              <w:t>4.2.4</w:t>
            </w:r>
            <w:r>
              <w:rPr>
                <w:rFonts w:asciiTheme="minorHAnsi" w:hAnsiTheme="minorHAnsi"/>
                <w:noProof/>
                <w:sz w:val="24"/>
              </w:rPr>
              <w:tab/>
            </w:r>
            <w:r w:rsidRPr="00D90783">
              <w:rPr>
                <w:rStyle w:val="Hyperlink"/>
                <w:noProof/>
              </w:rPr>
              <w:t>Emergency Contact Details</w:t>
            </w:r>
            <w:r>
              <w:rPr>
                <w:noProof/>
                <w:webHidden/>
              </w:rPr>
              <w:tab/>
            </w:r>
            <w:r>
              <w:rPr>
                <w:noProof/>
                <w:webHidden/>
              </w:rPr>
              <w:fldChar w:fldCharType="begin"/>
            </w:r>
            <w:r>
              <w:rPr>
                <w:noProof/>
                <w:webHidden/>
              </w:rPr>
              <w:instrText xml:space="preserve"> PAGEREF _Toc235466339 \h </w:instrText>
            </w:r>
            <w:r>
              <w:rPr>
                <w:noProof/>
                <w:webHidden/>
              </w:rPr>
            </w:r>
            <w:r>
              <w:rPr>
                <w:noProof/>
                <w:webHidden/>
              </w:rPr>
              <w:fldChar w:fldCharType="separate"/>
            </w:r>
            <w:r>
              <w:rPr>
                <w:noProof/>
                <w:webHidden/>
              </w:rPr>
              <w:t>15</w:t>
            </w:r>
            <w:r>
              <w:rPr>
                <w:noProof/>
                <w:webHidden/>
              </w:rPr>
              <w:fldChar w:fldCharType="end"/>
            </w:r>
          </w:hyperlink>
        </w:p>
        <w:p w14:paraId="69AFF02E" w14:textId="0B6068C3" w:rsidR="00E644F0" w:rsidRDefault="00E644F0">
          <w:pPr>
            <w:pStyle w:val="TOC3"/>
            <w:tabs>
              <w:tab w:val="left" w:pos="1200"/>
              <w:tab w:val="right" w:leader="dot" w:pos="9016"/>
            </w:tabs>
            <w:rPr>
              <w:rFonts w:asciiTheme="minorHAnsi" w:hAnsiTheme="minorHAnsi"/>
              <w:noProof/>
              <w:sz w:val="24"/>
            </w:rPr>
          </w:pPr>
          <w:hyperlink w:anchor="_Toc235466340" w:history="1">
            <w:r w:rsidRPr="00D90783">
              <w:rPr>
                <w:rStyle w:val="Hyperlink"/>
                <w:noProof/>
              </w:rPr>
              <w:t>4.2.5</w:t>
            </w:r>
            <w:r>
              <w:rPr>
                <w:rFonts w:asciiTheme="minorHAnsi" w:hAnsiTheme="minorHAnsi"/>
                <w:noProof/>
                <w:sz w:val="24"/>
              </w:rPr>
              <w:tab/>
            </w:r>
            <w:r w:rsidRPr="00D90783">
              <w:rPr>
                <w:rStyle w:val="Hyperlink"/>
                <w:noProof/>
              </w:rPr>
              <w:t>Project and Work Schedule</w:t>
            </w:r>
            <w:r>
              <w:rPr>
                <w:noProof/>
                <w:webHidden/>
              </w:rPr>
              <w:tab/>
            </w:r>
            <w:r>
              <w:rPr>
                <w:noProof/>
                <w:webHidden/>
              </w:rPr>
              <w:fldChar w:fldCharType="begin"/>
            </w:r>
            <w:r>
              <w:rPr>
                <w:noProof/>
                <w:webHidden/>
              </w:rPr>
              <w:instrText xml:space="preserve"> PAGEREF _Toc235466340 \h </w:instrText>
            </w:r>
            <w:r>
              <w:rPr>
                <w:noProof/>
                <w:webHidden/>
              </w:rPr>
            </w:r>
            <w:r>
              <w:rPr>
                <w:noProof/>
                <w:webHidden/>
              </w:rPr>
              <w:fldChar w:fldCharType="separate"/>
            </w:r>
            <w:r>
              <w:rPr>
                <w:noProof/>
                <w:webHidden/>
              </w:rPr>
              <w:t>15</w:t>
            </w:r>
            <w:r>
              <w:rPr>
                <w:noProof/>
                <w:webHidden/>
              </w:rPr>
              <w:fldChar w:fldCharType="end"/>
            </w:r>
          </w:hyperlink>
        </w:p>
        <w:p w14:paraId="1D9E08DA" w14:textId="66D80D75" w:rsidR="00E644F0" w:rsidRDefault="00E644F0">
          <w:pPr>
            <w:pStyle w:val="TOC3"/>
            <w:tabs>
              <w:tab w:val="left" w:pos="1200"/>
              <w:tab w:val="right" w:leader="dot" w:pos="9016"/>
            </w:tabs>
            <w:rPr>
              <w:rFonts w:asciiTheme="minorHAnsi" w:hAnsiTheme="minorHAnsi"/>
              <w:noProof/>
              <w:sz w:val="24"/>
            </w:rPr>
          </w:pPr>
          <w:hyperlink w:anchor="_Toc235466341" w:history="1">
            <w:r w:rsidRPr="00D90783">
              <w:rPr>
                <w:rStyle w:val="Hyperlink"/>
                <w:noProof/>
              </w:rPr>
              <w:t>4.2.6</w:t>
            </w:r>
            <w:r>
              <w:rPr>
                <w:rFonts w:asciiTheme="minorHAnsi" w:hAnsiTheme="minorHAnsi"/>
                <w:noProof/>
                <w:sz w:val="24"/>
              </w:rPr>
              <w:tab/>
            </w:r>
            <w:r w:rsidRPr="00D90783">
              <w:rPr>
                <w:rStyle w:val="Hyperlink"/>
                <w:noProof/>
              </w:rPr>
              <w:t>High-Risk Work, Equipment and Vehicles</w:t>
            </w:r>
            <w:r>
              <w:rPr>
                <w:noProof/>
                <w:webHidden/>
              </w:rPr>
              <w:tab/>
            </w:r>
            <w:r>
              <w:rPr>
                <w:noProof/>
                <w:webHidden/>
              </w:rPr>
              <w:fldChar w:fldCharType="begin"/>
            </w:r>
            <w:r>
              <w:rPr>
                <w:noProof/>
                <w:webHidden/>
              </w:rPr>
              <w:instrText xml:space="preserve"> PAGEREF _Toc235466341 \h </w:instrText>
            </w:r>
            <w:r>
              <w:rPr>
                <w:noProof/>
                <w:webHidden/>
              </w:rPr>
            </w:r>
            <w:r>
              <w:rPr>
                <w:noProof/>
                <w:webHidden/>
              </w:rPr>
              <w:fldChar w:fldCharType="separate"/>
            </w:r>
            <w:r>
              <w:rPr>
                <w:noProof/>
                <w:webHidden/>
              </w:rPr>
              <w:t>16</w:t>
            </w:r>
            <w:r>
              <w:rPr>
                <w:noProof/>
                <w:webHidden/>
              </w:rPr>
              <w:fldChar w:fldCharType="end"/>
            </w:r>
          </w:hyperlink>
        </w:p>
        <w:p w14:paraId="52C65B80" w14:textId="6DC23B6E" w:rsidR="00E644F0" w:rsidRDefault="00E644F0">
          <w:pPr>
            <w:pStyle w:val="TOC3"/>
            <w:tabs>
              <w:tab w:val="left" w:pos="1200"/>
              <w:tab w:val="right" w:leader="dot" w:pos="9016"/>
            </w:tabs>
            <w:rPr>
              <w:rFonts w:asciiTheme="minorHAnsi" w:hAnsiTheme="minorHAnsi"/>
              <w:noProof/>
              <w:sz w:val="24"/>
            </w:rPr>
          </w:pPr>
          <w:hyperlink w:anchor="_Toc235466342" w:history="1">
            <w:r w:rsidRPr="00D90783">
              <w:rPr>
                <w:rStyle w:val="Hyperlink"/>
                <w:noProof/>
              </w:rPr>
              <w:t>4.2.7</w:t>
            </w:r>
            <w:r>
              <w:rPr>
                <w:rFonts w:asciiTheme="minorHAnsi" w:hAnsiTheme="minorHAnsi"/>
                <w:noProof/>
                <w:sz w:val="24"/>
              </w:rPr>
              <w:tab/>
            </w:r>
            <w:r w:rsidRPr="00D90783">
              <w:rPr>
                <w:rStyle w:val="Hyperlink"/>
                <w:noProof/>
              </w:rPr>
              <w:t>Location of Works</w:t>
            </w:r>
            <w:r>
              <w:rPr>
                <w:noProof/>
                <w:webHidden/>
              </w:rPr>
              <w:tab/>
            </w:r>
            <w:r>
              <w:rPr>
                <w:noProof/>
                <w:webHidden/>
              </w:rPr>
              <w:fldChar w:fldCharType="begin"/>
            </w:r>
            <w:r>
              <w:rPr>
                <w:noProof/>
                <w:webHidden/>
              </w:rPr>
              <w:instrText xml:space="preserve"> PAGEREF _Toc235466342 \h </w:instrText>
            </w:r>
            <w:r>
              <w:rPr>
                <w:noProof/>
                <w:webHidden/>
              </w:rPr>
            </w:r>
            <w:r>
              <w:rPr>
                <w:noProof/>
                <w:webHidden/>
              </w:rPr>
              <w:fldChar w:fldCharType="separate"/>
            </w:r>
            <w:r>
              <w:rPr>
                <w:noProof/>
                <w:webHidden/>
              </w:rPr>
              <w:t>17</w:t>
            </w:r>
            <w:r>
              <w:rPr>
                <w:noProof/>
                <w:webHidden/>
              </w:rPr>
              <w:fldChar w:fldCharType="end"/>
            </w:r>
          </w:hyperlink>
        </w:p>
        <w:p w14:paraId="1EB12235" w14:textId="69A2E5A5" w:rsidR="00E644F0" w:rsidRDefault="00E644F0">
          <w:pPr>
            <w:pStyle w:val="TOC3"/>
            <w:tabs>
              <w:tab w:val="left" w:pos="1200"/>
              <w:tab w:val="right" w:leader="dot" w:pos="9016"/>
            </w:tabs>
            <w:rPr>
              <w:rFonts w:asciiTheme="minorHAnsi" w:hAnsiTheme="minorHAnsi"/>
              <w:noProof/>
              <w:sz w:val="24"/>
            </w:rPr>
          </w:pPr>
          <w:hyperlink w:anchor="_Toc235466343" w:history="1">
            <w:r w:rsidRPr="00D90783">
              <w:rPr>
                <w:rStyle w:val="Hyperlink"/>
                <w:noProof/>
              </w:rPr>
              <w:t>4.2.8</w:t>
            </w:r>
            <w:r>
              <w:rPr>
                <w:rFonts w:asciiTheme="minorHAnsi" w:hAnsiTheme="minorHAnsi"/>
                <w:noProof/>
                <w:sz w:val="24"/>
              </w:rPr>
              <w:tab/>
            </w:r>
            <w:r w:rsidRPr="00D90783">
              <w:rPr>
                <w:rStyle w:val="Hyperlink"/>
                <w:noProof/>
              </w:rPr>
              <w:t>Personnel On-site</w:t>
            </w:r>
            <w:r>
              <w:rPr>
                <w:noProof/>
                <w:webHidden/>
              </w:rPr>
              <w:tab/>
            </w:r>
            <w:r>
              <w:rPr>
                <w:noProof/>
                <w:webHidden/>
              </w:rPr>
              <w:fldChar w:fldCharType="begin"/>
            </w:r>
            <w:r>
              <w:rPr>
                <w:noProof/>
                <w:webHidden/>
              </w:rPr>
              <w:instrText xml:space="preserve"> PAGEREF _Toc235466343 \h </w:instrText>
            </w:r>
            <w:r>
              <w:rPr>
                <w:noProof/>
                <w:webHidden/>
              </w:rPr>
            </w:r>
            <w:r>
              <w:rPr>
                <w:noProof/>
                <w:webHidden/>
              </w:rPr>
              <w:fldChar w:fldCharType="separate"/>
            </w:r>
            <w:r>
              <w:rPr>
                <w:noProof/>
                <w:webHidden/>
              </w:rPr>
              <w:t>18</w:t>
            </w:r>
            <w:r>
              <w:rPr>
                <w:noProof/>
                <w:webHidden/>
              </w:rPr>
              <w:fldChar w:fldCharType="end"/>
            </w:r>
          </w:hyperlink>
        </w:p>
        <w:p w14:paraId="0C7A0387" w14:textId="1EF82C06" w:rsidR="00E644F0" w:rsidRDefault="00E644F0">
          <w:pPr>
            <w:pStyle w:val="TOC3"/>
            <w:tabs>
              <w:tab w:val="left" w:pos="1200"/>
              <w:tab w:val="right" w:leader="dot" w:pos="9016"/>
            </w:tabs>
            <w:rPr>
              <w:rFonts w:asciiTheme="minorHAnsi" w:hAnsiTheme="minorHAnsi"/>
              <w:noProof/>
              <w:sz w:val="24"/>
            </w:rPr>
          </w:pPr>
          <w:hyperlink w:anchor="_Toc235466344" w:history="1">
            <w:r w:rsidRPr="00D90783">
              <w:rPr>
                <w:rStyle w:val="Hyperlink"/>
                <w:noProof/>
              </w:rPr>
              <w:t>4.2.9</w:t>
            </w:r>
            <w:r>
              <w:rPr>
                <w:rFonts w:asciiTheme="minorHAnsi" w:hAnsiTheme="minorHAnsi"/>
                <w:noProof/>
                <w:sz w:val="24"/>
              </w:rPr>
              <w:tab/>
            </w:r>
            <w:r w:rsidRPr="00D90783">
              <w:rPr>
                <w:rStyle w:val="Hyperlink"/>
                <w:noProof/>
              </w:rPr>
              <w:t>Remarks and Declaration</w:t>
            </w:r>
            <w:r>
              <w:rPr>
                <w:noProof/>
                <w:webHidden/>
              </w:rPr>
              <w:tab/>
            </w:r>
            <w:r>
              <w:rPr>
                <w:noProof/>
                <w:webHidden/>
              </w:rPr>
              <w:fldChar w:fldCharType="begin"/>
            </w:r>
            <w:r>
              <w:rPr>
                <w:noProof/>
                <w:webHidden/>
              </w:rPr>
              <w:instrText xml:space="preserve"> PAGEREF _Toc235466344 \h </w:instrText>
            </w:r>
            <w:r>
              <w:rPr>
                <w:noProof/>
                <w:webHidden/>
              </w:rPr>
            </w:r>
            <w:r>
              <w:rPr>
                <w:noProof/>
                <w:webHidden/>
              </w:rPr>
              <w:fldChar w:fldCharType="separate"/>
            </w:r>
            <w:r>
              <w:rPr>
                <w:noProof/>
                <w:webHidden/>
              </w:rPr>
              <w:t>18</w:t>
            </w:r>
            <w:r>
              <w:rPr>
                <w:noProof/>
                <w:webHidden/>
              </w:rPr>
              <w:fldChar w:fldCharType="end"/>
            </w:r>
          </w:hyperlink>
        </w:p>
        <w:p w14:paraId="3FE61554" w14:textId="524B3262" w:rsidR="00E644F0" w:rsidRDefault="00E644F0">
          <w:pPr>
            <w:pStyle w:val="TOC2"/>
            <w:tabs>
              <w:tab w:val="left" w:pos="960"/>
              <w:tab w:val="right" w:leader="dot" w:pos="9016"/>
            </w:tabs>
            <w:rPr>
              <w:rFonts w:asciiTheme="minorHAnsi" w:hAnsiTheme="minorHAnsi"/>
              <w:noProof/>
              <w:sz w:val="24"/>
            </w:rPr>
          </w:pPr>
          <w:hyperlink w:anchor="_Toc235466345" w:history="1">
            <w:r w:rsidRPr="00D90783">
              <w:rPr>
                <w:rStyle w:val="Hyperlink"/>
                <w:noProof/>
              </w:rPr>
              <w:t>4.3</w:t>
            </w:r>
            <w:r>
              <w:rPr>
                <w:rFonts w:asciiTheme="minorHAnsi" w:hAnsiTheme="minorHAnsi"/>
                <w:noProof/>
                <w:sz w:val="24"/>
              </w:rPr>
              <w:tab/>
            </w:r>
            <w:r w:rsidRPr="00D90783">
              <w:rPr>
                <w:rStyle w:val="Hyperlink"/>
                <w:noProof/>
              </w:rPr>
              <w:t>Application Submission Rules</w:t>
            </w:r>
            <w:r>
              <w:rPr>
                <w:noProof/>
                <w:webHidden/>
              </w:rPr>
              <w:tab/>
            </w:r>
            <w:r>
              <w:rPr>
                <w:noProof/>
                <w:webHidden/>
              </w:rPr>
              <w:fldChar w:fldCharType="begin"/>
            </w:r>
            <w:r>
              <w:rPr>
                <w:noProof/>
                <w:webHidden/>
              </w:rPr>
              <w:instrText xml:space="preserve"> PAGEREF _Toc235466345 \h </w:instrText>
            </w:r>
            <w:r>
              <w:rPr>
                <w:noProof/>
                <w:webHidden/>
              </w:rPr>
            </w:r>
            <w:r>
              <w:rPr>
                <w:noProof/>
                <w:webHidden/>
              </w:rPr>
              <w:fldChar w:fldCharType="separate"/>
            </w:r>
            <w:r>
              <w:rPr>
                <w:noProof/>
                <w:webHidden/>
              </w:rPr>
              <w:t>18</w:t>
            </w:r>
            <w:r>
              <w:rPr>
                <w:noProof/>
                <w:webHidden/>
              </w:rPr>
              <w:fldChar w:fldCharType="end"/>
            </w:r>
          </w:hyperlink>
        </w:p>
        <w:p w14:paraId="78CD15B3" w14:textId="78F8ACC3" w:rsidR="00E644F0" w:rsidRDefault="00E644F0">
          <w:pPr>
            <w:pStyle w:val="TOC3"/>
            <w:tabs>
              <w:tab w:val="left" w:pos="1200"/>
              <w:tab w:val="right" w:leader="dot" w:pos="9016"/>
            </w:tabs>
            <w:rPr>
              <w:rFonts w:asciiTheme="minorHAnsi" w:hAnsiTheme="minorHAnsi"/>
              <w:noProof/>
              <w:sz w:val="24"/>
            </w:rPr>
          </w:pPr>
          <w:hyperlink w:anchor="_Toc235466346" w:history="1">
            <w:r w:rsidRPr="00D90783">
              <w:rPr>
                <w:rStyle w:val="Hyperlink"/>
                <w:noProof/>
              </w:rPr>
              <w:t>4.3.1</w:t>
            </w:r>
            <w:r>
              <w:rPr>
                <w:rFonts w:asciiTheme="minorHAnsi" w:hAnsiTheme="minorHAnsi"/>
                <w:noProof/>
                <w:sz w:val="24"/>
              </w:rPr>
              <w:tab/>
            </w:r>
            <w:r w:rsidRPr="00D90783">
              <w:rPr>
                <w:rStyle w:val="Hyperlink"/>
                <w:noProof/>
              </w:rPr>
              <w:t>Supporting Document Schedule</w:t>
            </w:r>
            <w:r>
              <w:rPr>
                <w:noProof/>
                <w:webHidden/>
              </w:rPr>
              <w:tab/>
            </w:r>
            <w:r>
              <w:rPr>
                <w:noProof/>
                <w:webHidden/>
              </w:rPr>
              <w:fldChar w:fldCharType="begin"/>
            </w:r>
            <w:r>
              <w:rPr>
                <w:noProof/>
                <w:webHidden/>
              </w:rPr>
              <w:instrText xml:space="preserve"> PAGEREF _Toc235466346 \h </w:instrText>
            </w:r>
            <w:r>
              <w:rPr>
                <w:noProof/>
                <w:webHidden/>
              </w:rPr>
            </w:r>
            <w:r>
              <w:rPr>
                <w:noProof/>
                <w:webHidden/>
              </w:rPr>
              <w:fldChar w:fldCharType="separate"/>
            </w:r>
            <w:r>
              <w:rPr>
                <w:noProof/>
                <w:webHidden/>
              </w:rPr>
              <w:t>18</w:t>
            </w:r>
            <w:r>
              <w:rPr>
                <w:noProof/>
                <w:webHidden/>
              </w:rPr>
              <w:fldChar w:fldCharType="end"/>
            </w:r>
          </w:hyperlink>
        </w:p>
        <w:p w14:paraId="6EC65A3A" w14:textId="251BCCE7" w:rsidR="00E644F0" w:rsidRDefault="00E644F0">
          <w:pPr>
            <w:pStyle w:val="TOC3"/>
            <w:tabs>
              <w:tab w:val="left" w:pos="1200"/>
              <w:tab w:val="right" w:leader="dot" w:pos="9016"/>
            </w:tabs>
            <w:rPr>
              <w:rFonts w:asciiTheme="minorHAnsi" w:hAnsiTheme="minorHAnsi"/>
              <w:noProof/>
              <w:sz w:val="24"/>
            </w:rPr>
          </w:pPr>
          <w:hyperlink w:anchor="_Toc235466347" w:history="1">
            <w:r w:rsidRPr="00D90783">
              <w:rPr>
                <w:rStyle w:val="Hyperlink"/>
                <w:noProof/>
              </w:rPr>
              <w:t>4.3.2</w:t>
            </w:r>
            <w:r>
              <w:rPr>
                <w:rFonts w:asciiTheme="minorHAnsi" w:hAnsiTheme="minorHAnsi"/>
                <w:noProof/>
                <w:sz w:val="24"/>
              </w:rPr>
              <w:tab/>
            </w:r>
            <w:r w:rsidRPr="00D90783">
              <w:rPr>
                <w:rStyle w:val="Hyperlink"/>
                <w:noProof/>
              </w:rPr>
              <w:t>Conditional Document Contents</w:t>
            </w:r>
            <w:r>
              <w:rPr>
                <w:noProof/>
                <w:webHidden/>
              </w:rPr>
              <w:tab/>
            </w:r>
            <w:r>
              <w:rPr>
                <w:noProof/>
                <w:webHidden/>
              </w:rPr>
              <w:fldChar w:fldCharType="begin"/>
            </w:r>
            <w:r>
              <w:rPr>
                <w:noProof/>
                <w:webHidden/>
              </w:rPr>
              <w:instrText xml:space="preserve"> PAGEREF _Toc235466347 \h </w:instrText>
            </w:r>
            <w:r>
              <w:rPr>
                <w:noProof/>
                <w:webHidden/>
              </w:rPr>
            </w:r>
            <w:r>
              <w:rPr>
                <w:noProof/>
                <w:webHidden/>
              </w:rPr>
              <w:fldChar w:fldCharType="separate"/>
            </w:r>
            <w:r>
              <w:rPr>
                <w:noProof/>
                <w:webHidden/>
              </w:rPr>
              <w:t>20</w:t>
            </w:r>
            <w:r>
              <w:rPr>
                <w:noProof/>
                <w:webHidden/>
              </w:rPr>
              <w:fldChar w:fldCharType="end"/>
            </w:r>
          </w:hyperlink>
        </w:p>
        <w:p w14:paraId="4A8059FB" w14:textId="5EFDBF23" w:rsidR="00E644F0" w:rsidRDefault="00E644F0">
          <w:pPr>
            <w:pStyle w:val="TOC3"/>
            <w:tabs>
              <w:tab w:val="left" w:pos="1200"/>
              <w:tab w:val="right" w:leader="dot" w:pos="9016"/>
            </w:tabs>
            <w:rPr>
              <w:rFonts w:asciiTheme="minorHAnsi" w:hAnsiTheme="minorHAnsi"/>
              <w:noProof/>
              <w:sz w:val="24"/>
            </w:rPr>
          </w:pPr>
          <w:hyperlink w:anchor="_Toc235466348" w:history="1">
            <w:r w:rsidRPr="00D90783">
              <w:rPr>
                <w:rStyle w:val="Hyperlink"/>
                <w:noProof/>
              </w:rPr>
              <w:t>4.3.3</w:t>
            </w:r>
            <w:r>
              <w:rPr>
                <w:rFonts w:asciiTheme="minorHAnsi" w:hAnsiTheme="minorHAnsi"/>
                <w:noProof/>
                <w:sz w:val="24"/>
              </w:rPr>
              <w:tab/>
            </w:r>
            <w:r w:rsidRPr="00D90783">
              <w:rPr>
                <w:rStyle w:val="Hyperlink"/>
                <w:noProof/>
              </w:rPr>
              <w:t>Attachment Upload Rules</w:t>
            </w:r>
            <w:r>
              <w:rPr>
                <w:noProof/>
                <w:webHidden/>
              </w:rPr>
              <w:tab/>
            </w:r>
            <w:r>
              <w:rPr>
                <w:noProof/>
                <w:webHidden/>
              </w:rPr>
              <w:fldChar w:fldCharType="begin"/>
            </w:r>
            <w:r>
              <w:rPr>
                <w:noProof/>
                <w:webHidden/>
              </w:rPr>
              <w:instrText xml:space="preserve"> PAGEREF _Toc235466348 \h </w:instrText>
            </w:r>
            <w:r>
              <w:rPr>
                <w:noProof/>
                <w:webHidden/>
              </w:rPr>
            </w:r>
            <w:r>
              <w:rPr>
                <w:noProof/>
                <w:webHidden/>
              </w:rPr>
              <w:fldChar w:fldCharType="separate"/>
            </w:r>
            <w:r>
              <w:rPr>
                <w:noProof/>
                <w:webHidden/>
              </w:rPr>
              <w:t>21</w:t>
            </w:r>
            <w:r>
              <w:rPr>
                <w:noProof/>
                <w:webHidden/>
              </w:rPr>
              <w:fldChar w:fldCharType="end"/>
            </w:r>
          </w:hyperlink>
        </w:p>
        <w:p w14:paraId="3908D637" w14:textId="0D7FBCE1" w:rsidR="00E644F0" w:rsidRDefault="00E644F0">
          <w:pPr>
            <w:pStyle w:val="TOC2"/>
            <w:tabs>
              <w:tab w:val="left" w:pos="960"/>
              <w:tab w:val="right" w:leader="dot" w:pos="9016"/>
            </w:tabs>
            <w:rPr>
              <w:rFonts w:asciiTheme="minorHAnsi" w:hAnsiTheme="minorHAnsi"/>
              <w:noProof/>
              <w:sz w:val="24"/>
            </w:rPr>
          </w:pPr>
          <w:hyperlink w:anchor="_Toc235466349" w:history="1">
            <w:r w:rsidRPr="00D90783">
              <w:rPr>
                <w:rStyle w:val="Hyperlink"/>
                <w:noProof/>
              </w:rPr>
              <w:t>4.4</w:t>
            </w:r>
            <w:r>
              <w:rPr>
                <w:rFonts w:asciiTheme="minorHAnsi" w:hAnsiTheme="minorHAnsi"/>
                <w:noProof/>
                <w:sz w:val="24"/>
              </w:rPr>
              <w:tab/>
            </w:r>
            <w:r w:rsidRPr="00D90783">
              <w:rPr>
                <w:rStyle w:val="Hyperlink"/>
                <w:noProof/>
              </w:rPr>
              <w:t>Map and Boundary Marking</w:t>
            </w:r>
            <w:r>
              <w:rPr>
                <w:noProof/>
                <w:webHidden/>
              </w:rPr>
              <w:tab/>
            </w:r>
            <w:r>
              <w:rPr>
                <w:noProof/>
                <w:webHidden/>
              </w:rPr>
              <w:fldChar w:fldCharType="begin"/>
            </w:r>
            <w:r>
              <w:rPr>
                <w:noProof/>
                <w:webHidden/>
              </w:rPr>
              <w:instrText xml:space="preserve"> PAGEREF _Toc235466349 \h </w:instrText>
            </w:r>
            <w:r>
              <w:rPr>
                <w:noProof/>
                <w:webHidden/>
              </w:rPr>
            </w:r>
            <w:r>
              <w:rPr>
                <w:noProof/>
                <w:webHidden/>
              </w:rPr>
              <w:fldChar w:fldCharType="separate"/>
            </w:r>
            <w:r>
              <w:rPr>
                <w:noProof/>
                <w:webHidden/>
              </w:rPr>
              <w:t>22</w:t>
            </w:r>
            <w:r>
              <w:rPr>
                <w:noProof/>
                <w:webHidden/>
              </w:rPr>
              <w:fldChar w:fldCharType="end"/>
            </w:r>
          </w:hyperlink>
        </w:p>
        <w:p w14:paraId="230EC244" w14:textId="0CFE2738" w:rsidR="00E644F0" w:rsidRDefault="00E644F0">
          <w:pPr>
            <w:pStyle w:val="TOC2"/>
            <w:tabs>
              <w:tab w:val="left" w:pos="960"/>
              <w:tab w:val="right" w:leader="dot" w:pos="9016"/>
            </w:tabs>
            <w:rPr>
              <w:rFonts w:asciiTheme="minorHAnsi" w:hAnsiTheme="minorHAnsi"/>
              <w:noProof/>
              <w:sz w:val="24"/>
            </w:rPr>
          </w:pPr>
          <w:hyperlink w:anchor="_Toc235466350" w:history="1">
            <w:r w:rsidRPr="00D90783">
              <w:rPr>
                <w:rStyle w:val="Hyperlink"/>
                <w:noProof/>
              </w:rPr>
              <w:t>4.5</w:t>
            </w:r>
            <w:r>
              <w:rPr>
                <w:rFonts w:asciiTheme="minorHAnsi" w:hAnsiTheme="minorHAnsi"/>
                <w:noProof/>
                <w:sz w:val="24"/>
              </w:rPr>
              <w:tab/>
            </w:r>
            <w:r w:rsidRPr="00D90783">
              <w:rPr>
                <w:rStyle w:val="Hyperlink"/>
                <w:noProof/>
              </w:rPr>
              <w:t>Draft Save and Retrieval</w:t>
            </w:r>
            <w:r>
              <w:rPr>
                <w:noProof/>
                <w:webHidden/>
              </w:rPr>
              <w:tab/>
            </w:r>
            <w:r>
              <w:rPr>
                <w:noProof/>
                <w:webHidden/>
              </w:rPr>
              <w:fldChar w:fldCharType="begin"/>
            </w:r>
            <w:r>
              <w:rPr>
                <w:noProof/>
                <w:webHidden/>
              </w:rPr>
              <w:instrText xml:space="preserve"> PAGEREF _Toc235466350 \h </w:instrText>
            </w:r>
            <w:r>
              <w:rPr>
                <w:noProof/>
                <w:webHidden/>
              </w:rPr>
            </w:r>
            <w:r>
              <w:rPr>
                <w:noProof/>
                <w:webHidden/>
              </w:rPr>
              <w:fldChar w:fldCharType="separate"/>
            </w:r>
            <w:r>
              <w:rPr>
                <w:noProof/>
                <w:webHidden/>
              </w:rPr>
              <w:t>22</w:t>
            </w:r>
            <w:r>
              <w:rPr>
                <w:noProof/>
                <w:webHidden/>
              </w:rPr>
              <w:fldChar w:fldCharType="end"/>
            </w:r>
          </w:hyperlink>
        </w:p>
        <w:p w14:paraId="083F6CB8" w14:textId="05C79F3C" w:rsidR="00E644F0" w:rsidRDefault="00E644F0">
          <w:pPr>
            <w:pStyle w:val="TOC2"/>
            <w:tabs>
              <w:tab w:val="left" w:pos="960"/>
              <w:tab w:val="right" w:leader="dot" w:pos="9016"/>
            </w:tabs>
            <w:rPr>
              <w:rFonts w:asciiTheme="minorHAnsi" w:hAnsiTheme="minorHAnsi"/>
              <w:noProof/>
              <w:sz w:val="24"/>
            </w:rPr>
          </w:pPr>
          <w:hyperlink w:anchor="_Toc235466351" w:history="1">
            <w:r w:rsidRPr="00D90783">
              <w:rPr>
                <w:rStyle w:val="Hyperlink"/>
                <w:noProof/>
              </w:rPr>
              <w:t>4.6</w:t>
            </w:r>
            <w:r>
              <w:rPr>
                <w:rFonts w:asciiTheme="minorHAnsi" w:hAnsiTheme="minorHAnsi"/>
                <w:noProof/>
                <w:sz w:val="24"/>
              </w:rPr>
              <w:tab/>
            </w:r>
            <w:r w:rsidRPr="00D90783">
              <w:rPr>
                <w:rStyle w:val="Hyperlink"/>
                <w:noProof/>
              </w:rPr>
              <w:t>Urgent NOP Classification</w:t>
            </w:r>
            <w:r>
              <w:rPr>
                <w:noProof/>
                <w:webHidden/>
              </w:rPr>
              <w:tab/>
            </w:r>
            <w:r>
              <w:rPr>
                <w:noProof/>
                <w:webHidden/>
              </w:rPr>
              <w:fldChar w:fldCharType="begin"/>
            </w:r>
            <w:r>
              <w:rPr>
                <w:noProof/>
                <w:webHidden/>
              </w:rPr>
              <w:instrText xml:space="preserve"> PAGEREF _Toc235466351 \h </w:instrText>
            </w:r>
            <w:r>
              <w:rPr>
                <w:noProof/>
                <w:webHidden/>
              </w:rPr>
            </w:r>
            <w:r>
              <w:rPr>
                <w:noProof/>
                <w:webHidden/>
              </w:rPr>
              <w:fldChar w:fldCharType="separate"/>
            </w:r>
            <w:r>
              <w:rPr>
                <w:noProof/>
                <w:webHidden/>
              </w:rPr>
              <w:t>22</w:t>
            </w:r>
            <w:r>
              <w:rPr>
                <w:noProof/>
                <w:webHidden/>
              </w:rPr>
              <w:fldChar w:fldCharType="end"/>
            </w:r>
          </w:hyperlink>
        </w:p>
        <w:p w14:paraId="043A834C" w14:textId="3820934A" w:rsidR="00E644F0" w:rsidRDefault="00E644F0">
          <w:pPr>
            <w:pStyle w:val="TOC1"/>
            <w:tabs>
              <w:tab w:val="left" w:pos="440"/>
              <w:tab w:val="right" w:leader="dot" w:pos="9016"/>
            </w:tabs>
            <w:rPr>
              <w:rFonts w:asciiTheme="minorHAnsi" w:hAnsiTheme="minorHAnsi"/>
              <w:noProof/>
              <w:sz w:val="24"/>
            </w:rPr>
          </w:pPr>
          <w:hyperlink w:anchor="_Toc235466352" w:history="1">
            <w:r w:rsidRPr="00D90783">
              <w:rPr>
                <w:rStyle w:val="Hyperlink"/>
                <w:noProof/>
              </w:rPr>
              <w:t>5.</w:t>
            </w:r>
            <w:r>
              <w:rPr>
                <w:rFonts w:asciiTheme="minorHAnsi" w:hAnsiTheme="minorHAnsi"/>
                <w:noProof/>
                <w:sz w:val="24"/>
              </w:rPr>
              <w:tab/>
            </w:r>
            <w:r w:rsidRPr="00D90783">
              <w:rPr>
                <w:rStyle w:val="Hyperlink"/>
                <w:noProof/>
              </w:rPr>
              <w:t>Approval Workflow</w:t>
            </w:r>
            <w:r>
              <w:rPr>
                <w:noProof/>
                <w:webHidden/>
              </w:rPr>
              <w:tab/>
            </w:r>
            <w:r>
              <w:rPr>
                <w:noProof/>
                <w:webHidden/>
              </w:rPr>
              <w:fldChar w:fldCharType="begin"/>
            </w:r>
            <w:r>
              <w:rPr>
                <w:noProof/>
                <w:webHidden/>
              </w:rPr>
              <w:instrText xml:space="preserve"> PAGEREF _Toc235466352 \h </w:instrText>
            </w:r>
            <w:r>
              <w:rPr>
                <w:noProof/>
                <w:webHidden/>
              </w:rPr>
            </w:r>
            <w:r>
              <w:rPr>
                <w:noProof/>
                <w:webHidden/>
              </w:rPr>
              <w:fldChar w:fldCharType="separate"/>
            </w:r>
            <w:r>
              <w:rPr>
                <w:noProof/>
                <w:webHidden/>
              </w:rPr>
              <w:t>23</w:t>
            </w:r>
            <w:r>
              <w:rPr>
                <w:noProof/>
                <w:webHidden/>
              </w:rPr>
              <w:fldChar w:fldCharType="end"/>
            </w:r>
          </w:hyperlink>
        </w:p>
        <w:p w14:paraId="53CBB3C7" w14:textId="491142D9" w:rsidR="00E644F0" w:rsidRDefault="00E644F0">
          <w:pPr>
            <w:pStyle w:val="TOC2"/>
            <w:tabs>
              <w:tab w:val="left" w:pos="960"/>
              <w:tab w:val="right" w:leader="dot" w:pos="9016"/>
            </w:tabs>
            <w:rPr>
              <w:rFonts w:asciiTheme="minorHAnsi" w:hAnsiTheme="minorHAnsi"/>
              <w:noProof/>
              <w:sz w:val="24"/>
            </w:rPr>
          </w:pPr>
          <w:hyperlink w:anchor="_Toc235466353" w:history="1">
            <w:r w:rsidRPr="00D90783">
              <w:rPr>
                <w:rStyle w:val="Hyperlink"/>
                <w:noProof/>
              </w:rPr>
              <w:t>5.1</w:t>
            </w:r>
            <w:r>
              <w:rPr>
                <w:rFonts w:asciiTheme="minorHAnsi" w:hAnsiTheme="minorHAnsi"/>
                <w:noProof/>
                <w:sz w:val="24"/>
              </w:rPr>
              <w:tab/>
            </w:r>
            <w:r w:rsidRPr="00D90783">
              <w:rPr>
                <w:rStyle w:val="Hyperlink"/>
                <w:noProof/>
              </w:rPr>
              <w:t>Approval Actions</w:t>
            </w:r>
            <w:r>
              <w:rPr>
                <w:noProof/>
                <w:webHidden/>
              </w:rPr>
              <w:tab/>
            </w:r>
            <w:r>
              <w:rPr>
                <w:noProof/>
                <w:webHidden/>
              </w:rPr>
              <w:fldChar w:fldCharType="begin"/>
            </w:r>
            <w:r>
              <w:rPr>
                <w:noProof/>
                <w:webHidden/>
              </w:rPr>
              <w:instrText xml:space="preserve"> PAGEREF _Toc235466353 \h </w:instrText>
            </w:r>
            <w:r>
              <w:rPr>
                <w:noProof/>
                <w:webHidden/>
              </w:rPr>
            </w:r>
            <w:r>
              <w:rPr>
                <w:noProof/>
                <w:webHidden/>
              </w:rPr>
              <w:fldChar w:fldCharType="separate"/>
            </w:r>
            <w:r>
              <w:rPr>
                <w:noProof/>
                <w:webHidden/>
              </w:rPr>
              <w:t>23</w:t>
            </w:r>
            <w:r>
              <w:rPr>
                <w:noProof/>
                <w:webHidden/>
              </w:rPr>
              <w:fldChar w:fldCharType="end"/>
            </w:r>
          </w:hyperlink>
        </w:p>
        <w:p w14:paraId="48BCC9D6" w14:textId="11274CCC" w:rsidR="00E644F0" w:rsidRDefault="00E644F0">
          <w:pPr>
            <w:pStyle w:val="TOC2"/>
            <w:tabs>
              <w:tab w:val="left" w:pos="960"/>
              <w:tab w:val="right" w:leader="dot" w:pos="9016"/>
            </w:tabs>
            <w:rPr>
              <w:rFonts w:asciiTheme="minorHAnsi" w:hAnsiTheme="minorHAnsi"/>
              <w:noProof/>
              <w:sz w:val="24"/>
            </w:rPr>
          </w:pPr>
          <w:hyperlink w:anchor="_Toc235466354" w:history="1">
            <w:r w:rsidRPr="00D90783">
              <w:rPr>
                <w:rStyle w:val="Hyperlink"/>
                <w:noProof/>
              </w:rPr>
              <w:t>5.2</w:t>
            </w:r>
            <w:r>
              <w:rPr>
                <w:rFonts w:asciiTheme="minorHAnsi" w:hAnsiTheme="minorHAnsi"/>
                <w:noProof/>
                <w:sz w:val="24"/>
              </w:rPr>
              <w:tab/>
            </w:r>
            <w:r w:rsidRPr="00D90783">
              <w:rPr>
                <w:rStyle w:val="Hyperlink"/>
                <w:noProof/>
              </w:rPr>
              <w:t>Parallel Approval</w:t>
            </w:r>
            <w:r>
              <w:rPr>
                <w:noProof/>
                <w:webHidden/>
              </w:rPr>
              <w:tab/>
            </w:r>
            <w:r>
              <w:rPr>
                <w:noProof/>
                <w:webHidden/>
              </w:rPr>
              <w:fldChar w:fldCharType="begin"/>
            </w:r>
            <w:r>
              <w:rPr>
                <w:noProof/>
                <w:webHidden/>
              </w:rPr>
              <w:instrText xml:space="preserve"> PAGEREF _Toc235466354 \h </w:instrText>
            </w:r>
            <w:r>
              <w:rPr>
                <w:noProof/>
                <w:webHidden/>
              </w:rPr>
            </w:r>
            <w:r>
              <w:rPr>
                <w:noProof/>
                <w:webHidden/>
              </w:rPr>
              <w:fldChar w:fldCharType="separate"/>
            </w:r>
            <w:r>
              <w:rPr>
                <w:noProof/>
                <w:webHidden/>
              </w:rPr>
              <w:t>23</w:t>
            </w:r>
            <w:r>
              <w:rPr>
                <w:noProof/>
                <w:webHidden/>
              </w:rPr>
              <w:fldChar w:fldCharType="end"/>
            </w:r>
          </w:hyperlink>
        </w:p>
        <w:p w14:paraId="0D97E9D7" w14:textId="162F7C3C" w:rsidR="00E644F0" w:rsidRDefault="00E644F0">
          <w:pPr>
            <w:pStyle w:val="TOC2"/>
            <w:tabs>
              <w:tab w:val="left" w:pos="960"/>
              <w:tab w:val="right" w:leader="dot" w:pos="9016"/>
            </w:tabs>
            <w:rPr>
              <w:rFonts w:asciiTheme="minorHAnsi" w:hAnsiTheme="minorHAnsi"/>
              <w:noProof/>
              <w:sz w:val="24"/>
            </w:rPr>
          </w:pPr>
          <w:hyperlink w:anchor="_Toc235466355" w:history="1">
            <w:r w:rsidRPr="00D90783">
              <w:rPr>
                <w:rStyle w:val="Hyperlink"/>
                <w:noProof/>
              </w:rPr>
              <w:t>5.3</w:t>
            </w:r>
            <w:r>
              <w:rPr>
                <w:rFonts w:asciiTheme="minorHAnsi" w:hAnsiTheme="minorHAnsi"/>
                <w:noProof/>
                <w:sz w:val="24"/>
              </w:rPr>
              <w:tab/>
            </w:r>
            <w:r w:rsidRPr="00D90783">
              <w:rPr>
                <w:rStyle w:val="Hyperlink"/>
                <w:noProof/>
              </w:rPr>
              <w:t>Approver Assignment and Approval Continuity</w:t>
            </w:r>
            <w:r>
              <w:rPr>
                <w:noProof/>
                <w:webHidden/>
              </w:rPr>
              <w:tab/>
            </w:r>
            <w:r>
              <w:rPr>
                <w:noProof/>
                <w:webHidden/>
              </w:rPr>
              <w:fldChar w:fldCharType="begin"/>
            </w:r>
            <w:r>
              <w:rPr>
                <w:noProof/>
                <w:webHidden/>
              </w:rPr>
              <w:instrText xml:space="preserve"> PAGEREF _Toc235466355 \h </w:instrText>
            </w:r>
            <w:r>
              <w:rPr>
                <w:noProof/>
                <w:webHidden/>
              </w:rPr>
            </w:r>
            <w:r>
              <w:rPr>
                <w:noProof/>
                <w:webHidden/>
              </w:rPr>
              <w:fldChar w:fldCharType="separate"/>
            </w:r>
            <w:r>
              <w:rPr>
                <w:noProof/>
                <w:webHidden/>
              </w:rPr>
              <w:t>23</w:t>
            </w:r>
            <w:r>
              <w:rPr>
                <w:noProof/>
                <w:webHidden/>
              </w:rPr>
              <w:fldChar w:fldCharType="end"/>
            </w:r>
          </w:hyperlink>
        </w:p>
        <w:p w14:paraId="17F2A171" w14:textId="297D27CF" w:rsidR="00E644F0" w:rsidRDefault="00E644F0">
          <w:pPr>
            <w:pStyle w:val="TOC2"/>
            <w:tabs>
              <w:tab w:val="left" w:pos="960"/>
              <w:tab w:val="right" w:leader="dot" w:pos="9016"/>
            </w:tabs>
            <w:rPr>
              <w:rFonts w:asciiTheme="minorHAnsi" w:hAnsiTheme="minorHAnsi"/>
              <w:noProof/>
              <w:sz w:val="24"/>
            </w:rPr>
          </w:pPr>
          <w:hyperlink w:anchor="_Toc235466356" w:history="1">
            <w:r w:rsidRPr="00D90783">
              <w:rPr>
                <w:rStyle w:val="Hyperlink"/>
                <w:noProof/>
              </w:rPr>
              <w:t>5.4</w:t>
            </w:r>
            <w:r>
              <w:rPr>
                <w:rFonts w:asciiTheme="minorHAnsi" w:hAnsiTheme="minorHAnsi"/>
                <w:noProof/>
                <w:sz w:val="24"/>
              </w:rPr>
              <w:tab/>
            </w:r>
            <w:r w:rsidRPr="00D90783">
              <w:rPr>
                <w:rStyle w:val="Hyperlink"/>
                <w:noProof/>
              </w:rPr>
              <w:t>Approval Routing Availability</w:t>
            </w:r>
            <w:r>
              <w:rPr>
                <w:noProof/>
                <w:webHidden/>
              </w:rPr>
              <w:tab/>
            </w:r>
            <w:r>
              <w:rPr>
                <w:noProof/>
                <w:webHidden/>
              </w:rPr>
              <w:fldChar w:fldCharType="begin"/>
            </w:r>
            <w:r>
              <w:rPr>
                <w:noProof/>
                <w:webHidden/>
              </w:rPr>
              <w:instrText xml:space="preserve"> PAGEREF _Toc235466356 \h </w:instrText>
            </w:r>
            <w:r>
              <w:rPr>
                <w:noProof/>
                <w:webHidden/>
              </w:rPr>
            </w:r>
            <w:r>
              <w:rPr>
                <w:noProof/>
                <w:webHidden/>
              </w:rPr>
              <w:fldChar w:fldCharType="separate"/>
            </w:r>
            <w:r>
              <w:rPr>
                <w:noProof/>
                <w:webHidden/>
              </w:rPr>
              <w:t>24</w:t>
            </w:r>
            <w:r>
              <w:rPr>
                <w:noProof/>
                <w:webHidden/>
              </w:rPr>
              <w:fldChar w:fldCharType="end"/>
            </w:r>
          </w:hyperlink>
        </w:p>
        <w:p w14:paraId="522838B4" w14:textId="0C021785" w:rsidR="00E644F0" w:rsidRDefault="00E644F0">
          <w:pPr>
            <w:pStyle w:val="TOC2"/>
            <w:tabs>
              <w:tab w:val="left" w:pos="960"/>
              <w:tab w:val="right" w:leader="dot" w:pos="9016"/>
            </w:tabs>
            <w:rPr>
              <w:rFonts w:asciiTheme="minorHAnsi" w:hAnsiTheme="minorHAnsi"/>
              <w:noProof/>
              <w:sz w:val="24"/>
            </w:rPr>
          </w:pPr>
          <w:hyperlink w:anchor="_Toc235466357" w:history="1">
            <w:r w:rsidRPr="00D90783">
              <w:rPr>
                <w:rStyle w:val="Hyperlink"/>
                <w:noProof/>
              </w:rPr>
              <w:t>5.5</w:t>
            </w:r>
            <w:r>
              <w:rPr>
                <w:rFonts w:asciiTheme="minorHAnsi" w:hAnsiTheme="minorHAnsi"/>
                <w:noProof/>
                <w:sz w:val="24"/>
              </w:rPr>
              <w:tab/>
            </w:r>
            <w:r w:rsidRPr="00D90783">
              <w:rPr>
                <w:rStyle w:val="Hyperlink"/>
                <w:noProof/>
              </w:rPr>
              <w:t>Routing on Resubmission</w:t>
            </w:r>
            <w:r>
              <w:rPr>
                <w:noProof/>
                <w:webHidden/>
              </w:rPr>
              <w:tab/>
            </w:r>
            <w:r>
              <w:rPr>
                <w:noProof/>
                <w:webHidden/>
              </w:rPr>
              <w:fldChar w:fldCharType="begin"/>
            </w:r>
            <w:r>
              <w:rPr>
                <w:noProof/>
                <w:webHidden/>
              </w:rPr>
              <w:instrText xml:space="preserve"> PAGEREF _Toc235466357 \h </w:instrText>
            </w:r>
            <w:r>
              <w:rPr>
                <w:noProof/>
                <w:webHidden/>
              </w:rPr>
            </w:r>
            <w:r>
              <w:rPr>
                <w:noProof/>
                <w:webHidden/>
              </w:rPr>
              <w:fldChar w:fldCharType="separate"/>
            </w:r>
            <w:r>
              <w:rPr>
                <w:noProof/>
                <w:webHidden/>
              </w:rPr>
              <w:t>24</w:t>
            </w:r>
            <w:r>
              <w:rPr>
                <w:noProof/>
                <w:webHidden/>
              </w:rPr>
              <w:fldChar w:fldCharType="end"/>
            </w:r>
          </w:hyperlink>
        </w:p>
        <w:p w14:paraId="6C142442" w14:textId="6FEC8505" w:rsidR="00E644F0" w:rsidRDefault="00E644F0">
          <w:pPr>
            <w:pStyle w:val="TOC2"/>
            <w:tabs>
              <w:tab w:val="left" w:pos="960"/>
              <w:tab w:val="right" w:leader="dot" w:pos="9016"/>
            </w:tabs>
            <w:rPr>
              <w:rFonts w:asciiTheme="minorHAnsi" w:hAnsiTheme="minorHAnsi"/>
              <w:noProof/>
              <w:sz w:val="24"/>
            </w:rPr>
          </w:pPr>
          <w:hyperlink w:anchor="_Toc235466358" w:history="1">
            <w:r w:rsidRPr="00D90783">
              <w:rPr>
                <w:rStyle w:val="Hyperlink"/>
                <w:noProof/>
              </w:rPr>
              <w:t>5.6</w:t>
            </w:r>
            <w:r>
              <w:rPr>
                <w:rFonts w:asciiTheme="minorHAnsi" w:hAnsiTheme="minorHAnsi"/>
                <w:noProof/>
                <w:sz w:val="24"/>
              </w:rPr>
              <w:tab/>
            </w:r>
            <w:r w:rsidRPr="00D90783">
              <w:rPr>
                <w:rStyle w:val="Hyperlink"/>
                <w:noProof/>
              </w:rPr>
              <w:t>Approval Matrix</w:t>
            </w:r>
            <w:r>
              <w:rPr>
                <w:noProof/>
                <w:webHidden/>
              </w:rPr>
              <w:tab/>
            </w:r>
            <w:r>
              <w:rPr>
                <w:noProof/>
                <w:webHidden/>
              </w:rPr>
              <w:fldChar w:fldCharType="begin"/>
            </w:r>
            <w:r>
              <w:rPr>
                <w:noProof/>
                <w:webHidden/>
              </w:rPr>
              <w:instrText xml:space="preserve"> PAGEREF _Toc235466358 \h </w:instrText>
            </w:r>
            <w:r>
              <w:rPr>
                <w:noProof/>
                <w:webHidden/>
              </w:rPr>
            </w:r>
            <w:r>
              <w:rPr>
                <w:noProof/>
                <w:webHidden/>
              </w:rPr>
              <w:fldChar w:fldCharType="separate"/>
            </w:r>
            <w:r>
              <w:rPr>
                <w:noProof/>
                <w:webHidden/>
              </w:rPr>
              <w:t>24</w:t>
            </w:r>
            <w:r>
              <w:rPr>
                <w:noProof/>
                <w:webHidden/>
              </w:rPr>
              <w:fldChar w:fldCharType="end"/>
            </w:r>
          </w:hyperlink>
        </w:p>
        <w:p w14:paraId="5BBFF422" w14:textId="2FA06A89" w:rsidR="00E644F0" w:rsidRDefault="00E644F0">
          <w:pPr>
            <w:pStyle w:val="TOC2"/>
            <w:tabs>
              <w:tab w:val="left" w:pos="960"/>
              <w:tab w:val="right" w:leader="dot" w:pos="9016"/>
            </w:tabs>
            <w:rPr>
              <w:rFonts w:asciiTheme="minorHAnsi" w:hAnsiTheme="minorHAnsi"/>
              <w:noProof/>
              <w:sz w:val="24"/>
            </w:rPr>
          </w:pPr>
          <w:hyperlink w:anchor="_Toc235466359" w:history="1">
            <w:r w:rsidRPr="00D90783">
              <w:rPr>
                <w:rStyle w:val="Hyperlink"/>
                <w:noProof/>
              </w:rPr>
              <w:t>5.7</w:t>
            </w:r>
            <w:r>
              <w:rPr>
                <w:rFonts w:asciiTheme="minorHAnsi" w:hAnsiTheme="minorHAnsi"/>
                <w:noProof/>
                <w:sz w:val="24"/>
              </w:rPr>
              <w:tab/>
            </w:r>
            <w:r w:rsidRPr="00D90783">
              <w:rPr>
                <w:rStyle w:val="Hyperlink"/>
                <w:noProof/>
              </w:rPr>
              <w:t>Information Presented to Applicant</w:t>
            </w:r>
            <w:r>
              <w:rPr>
                <w:noProof/>
                <w:webHidden/>
              </w:rPr>
              <w:tab/>
            </w:r>
            <w:r>
              <w:rPr>
                <w:noProof/>
                <w:webHidden/>
              </w:rPr>
              <w:fldChar w:fldCharType="begin"/>
            </w:r>
            <w:r>
              <w:rPr>
                <w:noProof/>
                <w:webHidden/>
              </w:rPr>
              <w:instrText xml:space="preserve"> PAGEREF _Toc235466359 \h </w:instrText>
            </w:r>
            <w:r>
              <w:rPr>
                <w:noProof/>
                <w:webHidden/>
              </w:rPr>
            </w:r>
            <w:r>
              <w:rPr>
                <w:noProof/>
                <w:webHidden/>
              </w:rPr>
              <w:fldChar w:fldCharType="separate"/>
            </w:r>
            <w:r>
              <w:rPr>
                <w:noProof/>
                <w:webHidden/>
              </w:rPr>
              <w:t>25</w:t>
            </w:r>
            <w:r>
              <w:rPr>
                <w:noProof/>
                <w:webHidden/>
              </w:rPr>
              <w:fldChar w:fldCharType="end"/>
            </w:r>
          </w:hyperlink>
        </w:p>
        <w:p w14:paraId="6E059570" w14:textId="521C5DA6" w:rsidR="00E644F0" w:rsidRDefault="00E644F0">
          <w:pPr>
            <w:pStyle w:val="TOC1"/>
            <w:tabs>
              <w:tab w:val="left" w:pos="440"/>
              <w:tab w:val="right" w:leader="dot" w:pos="9016"/>
            </w:tabs>
            <w:rPr>
              <w:rFonts w:asciiTheme="minorHAnsi" w:hAnsiTheme="minorHAnsi"/>
              <w:noProof/>
              <w:sz w:val="24"/>
            </w:rPr>
          </w:pPr>
          <w:hyperlink w:anchor="_Toc235466360" w:history="1">
            <w:r w:rsidRPr="00D90783">
              <w:rPr>
                <w:rStyle w:val="Hyperlink"/>
                <w:noProof/>
              </w:rPr>
              <w:t>6.</w:t>
            </w:r>
            <w:r>
              <w:rPr>
                <w:rFonts w:asciiTheme="minorHAnsi" w:hAnsiTheme="minorHAnsi"/>
                <w:noProof/>
                <w:sz w:val="24"/>
              </w:rPr>
              <w:tab/>
            </w:r>
            <w:r w:rsidRPr="00D90783">
              <w:rPr>
                <w:rStyle w:val="Hyperlink"/>
                <w:noProof/>
              </w:rPr>
              <w:t>NOP Lifecycle Management</w:t>
            </w:r>
            <w:r>
              <w:rPr>
                <w:noProof/>
                <w:webHidden/>
              </w:rPr>
              <w:tab/>
            </w:r>
            <w:r>
              <w:rPr>
                <w:noProof/>
                <w:webHidden/>
              </w:rPr>
              <w:fldChar w:fldCharType="begin"/>
            </w:r>
            <w:r>
              <w:rPr>
                <w:noProof/>
                <w:webHidden/>
              </w:rPr>
              <w:instrText xml:space="preserve"> PAGEREF _Toc235466360 \h </w:instrText>
            </w:r>
            <w:r>
              <w:rPr>
                <w:noProof/>
                <w:webHidden/>
              </w:rPr>
            </w:r>
            <w:r>
              <w:rPr>
                <w:noProof/>
                <w:webHidden/>
              </w:rPr>
              <w:fldChar w:fldCharType="separate"/>
            </w:r>
            <w:r>
              <w:rPr>
                <w:noProof/>
                <w:webHidden/>
              </w:rPr>
              <w:t>26</w:t>
            </w:r>
            <w:r>
              <w:rPr>
                <w:noProof/>
                <w:webHidden/>
              </w:rPr>
              <w:fldChar w:fldCharType="end"/>
            </w:r>
          </w:hyperlink>
        </w:p>
        <w:p w14:paraId="6742E8C4" w14:textId="5C795DD0" w:rsidR="00E644F0" w:rsidRDefault="00E644F0">
          <w:pPr>
            <w:pStyle w:val="TOC2"/>
            <w:tabs>
              <w:tab w:val="left" w:pos="960"/>
              <w:tab w:val="right" w:leader="dot" w:pos="9016"/>
            </w:tabs>
            <w:rPr>
              <w:rFonts w:asciiTheme="minorHAnsi" w:hAnsiTheme="minorHAnsi"/>
              <w:noProof/>
              <w:sz w:val="24"/>
            </w:rPr>
          </w:pPr>
          <w:hyperlink w:anchor="_Toc235466361" w:history="1">
            <w:r w:rsidRPr="00D90783">
              <w:rPr>
                <w:rStyle w:val="Hyperlink"/>
                <w:noProof/>
              </w:rPr>
              <w:t>6.1</w:t>
            </w:r>
            <w:r>
              <w:rPr>
                <w:rFonts w:asciiTheme="minorHAnsi" w:hAnsiTheme="minorHAnsi"/>
                <w:noProof/>
                <w:sz w:val="24"/>
              </w:rPr>
              <w:tab/>
            </w:r>
            <w:r w:rsidRPr="00D90783">
              <w:rPr>
                <w:rStyle w:val="Hyperlink"/>
                <w:noProof/>
              </w:rPr>
              <w:t>Permit Validity and Expiry</w:t>
            </w:r>
            <w:r>
              <w:rPr>
                <w:noProof/>
                <w:webHidden/>
              </w:rPr>
              <w:tab/>
            </w:r>
            <w:r>
              <w:rPr>
                <w:noProof/>
                <w:webHidden/>
              </w:rPr>
              <w:fldChar w:fldCharType="begin"/>
            </w:r>
            <w:r>
              <w:rPr>
                <w:noProof/>
                <w:webHidden/>
              </w:rPr>
              <w:instrText xml:space="preserve"> PAGEREF _Toc235466361 \h </w:instrText>
            </w:r>
            <w:r>
              <w:rPr>
                <w:noProof/>
                <w:webHidden/>
              </w:rPr>
            </w:r>
            <w:r>
              <w:rPr>
                <w:noProof/>
                <w:webHidden/>
              </w:rPr>
              <w:fldChar w:fldCharType="separate"/>
            </w:r>
            <w:r>
              <w:rPr>
                <w:noProof/>
                <w:webHidden/>
              </w:rPr>
              <w:t>26</w:t>
            </w:r>
            <w:r>
              <w:rPr>
                <w:noProof/>
                <w:webHidden/>
              </w:rPr>
              <w:fldChar w:fldCharType="end"/>
            </w:r>
          </w:hyperlink>
        </w:p>
        <w:p w14:paraId="0CE88371" w14:textId="1B0D341E" w:rsidR="00E644F0" w:rsidRDefault="00E644F0">
          <w:pPr>
            <w:pStyle w:val="TOC2"/>
            <w:tabs>
              <w:tab w:val="left" w:pos="960"/>
              <w:tab w:val="right" w:leader="dot" w:pos="9016"/>
            </w:tabs>
            <w:rPr>
              <w:rFonts w:asciiTheme="minorHAnsi" w:hAnsiTheme="minorHAnsi"/>
              <w:noProof/>
              <w:sz w:val="24"/>
            </w:rPr>
          </w:pPr>
          <w:hyperlink w:anchor="_Toc235466362" w:history="1">
            <w:r w:rsidRPr="00D90783">
              <w:rPr>
                <w:rStyle w:val="Hyperlink"/>
                <w:noProof/>
              </w:rPr>
              <w:t>6.2</w:t>
            </w:r>
            <w:r>
              <w:rPr>
                <w:rFonts w:asciiTheme="minorHAnsi" w:hAnsiTheme="minorHAnsi"/>
                <w:noProof/>
                <w:sz w:val="24"/>
              </w:rPr>
              <w:tab/>
            </w:r>
            <w:r w:rsidRPr="00D90783">
              <w:rPr>
                <w:rStyle w:val="Hyperlink"/>
                <w:noProof/>
              </w:rPr>
              <w:t>NOP Extension</w:t>
            </w:r>
            <w:r>
              <w:rPr>
                <w:noProof/>
                <w:webHidden/>
              </w:rPr>
              <w:tab/>
            </w:r>
            <w:r>
              <w:rPr>
                <w:noProof/>
                <w:webHidden/>
              </w:rPr>
              <w:fldChar w:fldCharType="begin"/>
            </w:r>
            <w:r>
              <w:rPr>
                <w:noProof/>
                <w:webHidden/>
              </w:rPr>
              <w:instrText xml:space="preserve"> PAGEREF _Toc235466362 \h </w:instrText>
            </w:r>
            <w:r>
              <w:rPr>
                <w:noProof/>
                <w:webHidden/>
              </w:rPr>
            </w:r>
            <w:r>
              <w:rPr>
                <w:noProof/>
                <w:webHidden/>
              </w:rPr>
              <w:fldChar w:fldCharType="separate"/>
            </w:r>
            <w:r>
              <w:rPr>
                <w:noProof/>
                <w:webHidden/>
              </w:rPr>
              <w:t>26</w:t>
            </w:r>
            <w:r>
              <w:rPr>
                <w:noProof/>
                <w:webHidden/>
              </w:rPr>
              <w:fldChar w:fldCharType="end"/>
            </w:r>
          </w:hyperlink>
        </w:p>
        <w:p w14:paraId="4F075087" w14:textId="4981F046" w:rsidR="00E644F0" w:rsidRDefault="00E644F0">
          <w:pPr>
            <w:pStyle w:val="TOC2"/>
            <w:tabs>
              <w:tab w:val="left" w:pos="960"/>
              <w:tab w:val="right" w:leader="dot" w:pos="9016"/>
            </w:tabs>
            <w:rPr>
              <w:rFonts w:asciiTheme="minorHAnsi" w:hAnsiTheme="minorHAnsi"/>
              <w:noProof/>
              <w:sz w:val="24"/>
            </w:rPr>
          </w:pPr>
          <w:hyperlink w:anchor="_Toc235466363" w:history="1">
            <w:r w:rsidRPr="00D90783">
              <w:rPr>
                <w:rStyle w:val="Hyperlink"/>
                <w:noProof/>
              </w:rPr>
              <w:t>6.3</w:t>
            </w:r>
            <w:r>
              <w:rPr>
                <w:rFonts w:asciiTheme="minorHAnsi" w:hAnsiTheme="minorHAnsi"/>
                <w:noProof/>
                <w:sz w:val="24"/>
              </w:rPr>
              <w:tab/>
            </w:r>
            <w:r w:rsidRPr="00D90783">
              <w:rPr>
                <w:rStyle w:val="Hyperlink"/>
                <w:noProof/>
              </w:rPr>
              <w:t>Suspension, Cancellation and Revocation</w:t>
            </w:r>
            <w:r>
              <w:rPr>
                <w:noProof/>
                <w:webHidden/>
              </w:rPr>
              <w:tab/>
            </w:r>
            <w:r>
              <w:rPr>
                <w:noProof/>
                <w:webHidden/>
              </w:rPr>
              <w:fldChar w:fldCharType="begin"/>
            </w:r>
            <w:r>
              <w:rPr>
                <w:noProof/>
                <w:webHidden/>
              </w:rPr>
              <w:instrText xml:space="preserve"> PAGEREF _Toc235466363 \h </w:instrText>
            </w:r>
            <w:r>
              <w:rPr>
                <w:noProof/>
                <w:webHidden/>
              </w:rPr>
            </w:r>
            <w:r>
              <w:rPr>
                <w:noProof/>
                <w:webHidden/>
              </w:rPr>
              <w:fldChar w:fldCharType="separate"/>
            </w:r>
            <w:r>
              <w:rPr>
                <w:noProof/>
                <w:webHidden/>
              </w:rPr>
              <w:t>26</w:t>
            </w:r>
            <w:r>
              <w:rPr>
                <w:noProof/>
                <w:webHidden/>
              </w:rPr>
              <w:fldChar w:fldCharType="end"/>
            </w:r>
          </w:hyperlink>
        </w:p>
        <w:p w14:paraId="66A93A02" w14:textId="21B0B136" w:rsidR="00E644F0" w:rsidRDefault="00E644F0">
          <w:pPr>
            <w:pStyle w:val="TOC2"/>
            <w:tabs>
              <w:tab w:val="left" w:pos="960"/>
              <w:tab w:val="right" w:leader="dot" w:pos="9016"/>
            </w:tabs>
            <w:rPr>
              <w:rFonts w:asciiTheme="minorHAnsi" w:hAnsiTheme="minorHAnsi"/>
              <w:noProof/>
              <w:sz w:val="24"/>
            </w:rPr>
          </w:pPr>
          <w:hyperlink w:anchor="_Toc235466364" w:history="1">
            <w:r w:rsidRPr="00D90783">
              <w:rPr>
                <w:rStyle w:val="Hyperlink"/>
                <w:noProof/>
              </w:rPr>
              <w:t>6.4</w:t>
            </w:r>
            <w:r>
              <w:rPr>
                <w:rFonts w:asciiTheme="minorHAnsi" w:hAnsiTheme="minorHAnsi"/>
                <w:noProof/>
                <w:sz w:val="24"/>
              </w:rPr>
              <w:tab/>
            </w:r>
            <w:r w:rsidRPr="00D90783">
              <w:rPr>
                <w:rStyle w:val="Hyperlink"/>
                <w:noProof/>
              </w:rPr>
              <w:t>Blackout Dates</w:t>
            </w:r>
            <w:r>
              <w:rPr>
                <w:noProof/>
                <w:webHidden/>
              </w:rPr>
              <w:tab/>
            </w:r>
            <w:r>
              <w:rPr>
                <w:noProof/>
                <w:webHidden/>
              </w:rPr>
              <w:fldChar w:fldCharType="begin"/>
            </w:r>
            <w:r>
              <w:rPr>
                <w:noProof/>
                <w:webHidden/>
              </w:rPr>
              <w:instrText xml:space="preserve"> PAGEREF _Toc235466364 \h </w:instrText>
            </w:r>
            <w:r>
              <w:rPr>
                <w:noProof/>
                <w:webHidden/>
              </w:rPr>
            </w:r>
            <w:r>
              <w:rPr>
                <w:noProof/>
                <w:webHidden/>
              </w:rPr>
              <w:fldChar w:fldCharType="separate"/>
            </w:r>
            <w:r>
              <w:rPr>
                <w:noProof/>
                <w:webHidden/>
              </w:rPr>
              <w:t>27</w:t>
            </w:r>
            <w:r>
              <w:rPr>
                <w:noProof/>
                <w:webHidden/>
              </w:rPr>
              <w:fldChar w:fldCharType="end"/>
            </w:r>
          </w:hyperlink>
        </w:p>
        <w:p w14:paraId="05235F4F" w14:textId="7EEB6E15" w:rsidR="00E644F0" w:rsidRDefault="00E644F0">
          <w:pPr>
            <w:pStyle w:val="TOC2"/>
            <w:tabs>
              <w:tab w:val="left" w:pos="960"/>
              <w:tab w:val="right" w:leader="dot" w:pos="9016"/>
            </w:tabs>
            <w:rPr>
              <w:rFonts w:asciiTheme="minorHAnsi" w:hAnsiTheme="minorHAnsi"/>
              <w:noProof/>
              <w:sz w:val="24"/>
            </w:rPr>
          </w:pPr>
          <w:hyperlink w:anchor="_Toc235466365" w:history="1">
            <w:r w:rsidRPr="00D90783">
              <w:rPr>
                <w:rStyle w:val="Hyperlink"/>
                <w:noProof/>
              </w:rPr>
              <w:t>6.5</w:t>
            </w:r>
            <w:r>
              <w:rPr>
                <w:rFonts w:asciiTheme="minorHAnsi" w:hAnsiTheme="minorHAnsi"/>
                <w:noProof/>
                <w:sz w:val="24"/>
              </w:rPr>
              <w:tab/>
            </w:r>
            <w:r w:rsidRPr="00D90783">
              <w:rPr>
                <w:rStyle w:val="Hyperlink"/>
                <w:noProof/>
              </w:rPr>
              <w:t>Urgent NOP Document Completion</w:t>
            </w:r>
            <w:r>
              <w:rPr>
                <w:noProof/>
                <w:webHidden/>
              </w:rPr>
              <w:tab/>
            </w:r>
            <w:r>
              <w:rPr>
                <w:noProof/>
                <w:webHidden/>
              </w:rPr>
              <w:fldChar w:fldCharType="begin"/>
            </w:r>
            <w:r>
              <w:rPr>
                <w:noProof/>
                <w:webHidden/>
              </w:rPr>
              <w:instrText xml:space="preserve"> PAGEREF _Toc235466365 \h </w:instrText>
            </w:r>
            <w:r>
              <w:rPr>
                <w:noProof/>
                <w:webHidden/>
              </w:rPr>
            </w:r>
            <w:r>
              <w:rPr>
                <w:noProof/>
                <w:webHidden/>
              </w:rPr>
              <w:fldChar w:fldCharType="separate"/>
            </w:r>
            <w:r>
              <w:rPr>
                <w:noProof/>
                <w:webHidden/>
              </w:rPr>
              <w:t>27</w:t>
            </w:r>
            <w:r>
              <w:rPr>
                <w:noProof/>
                <w:webHidden/>
              </w:rPr>
              <w:fldChar w:fldCharType="end"/>
            </w:r>
          </w:hyperlink>
        </w:p>
        <w:p w14:paraId="390C017D" w14:textId="5F4CA3E7" w:rsidR="00E644F0" w:rsidRDefault="00E644F0">
          <w:pPr>
            <w:pStyle w:val="TOC3"/>
            <w:tabs>
              <w:tab w:val="left" w:pos="1200"/>
              <w:tab w:val="right" w:leader="dot" w:pos="9016"/>
            </w:tabs>
            <w:rPr>
              <w:rFonts w:asciiTheme="minorHAnsi" w:hAnsiTheme="minorHAnsi"/>
              <w:noProof/>
              <w:sz w:val="24"/>
            </w:rPr>
          </w:pPr>
          <w:hyperlink w:anchor="_Toc235466366" w:history="1">
            <w:r w:rsidRPr="00D90783">
              <w:rPr>
                <w:rStyle w:val="Hyperlink"/>
                <w:noProof/>
              </w:rPr>
              <w:t>6.5.1</w:t>
            </w:r>
            <w:r>
              <w:rPr>
                <w:rFonts w:asciiTheme="minorHAnsi" w:hAnsiTheme="minorHAnsi"/>
                <w:noProof/>
                <w:sz w:val="24"/>
              </w:rPr>
              <w:tab/>
            </w:r>
            <w:r w:rsidRPr="00D90783">
              <w:rPr>
                <w:rStyle w:val="Hyperlink"/>
                <w:noProof/>
              </w:rPr>
              <w:t>Document Completion and Permission to Work</w:t>
            </w:r>
            <w:r>
              <w:rPr>
                <w:noProof/>
                <w:webHidden/>
              </w:rPr>
              <w:tab/>
            </w:r>
            <w:r>
              <w:rPr>
                <w:noProof/>
                <w:webHidden/>
              </w:rPr>
              <w:fldChar w:fldCharType="begin"/>
            </w:r>
            <w:r>
              <w:rPr>
                <w:noProof/>
                <w:webHidden/>
              </w:rPr>
              <w:instrText xml:space="preserve"> PAGEREF _Toc235466366 \h </w:instrText>
            </w:r>
            <w:r>
              <w:rPr>
                <w:noProof/>
                <w:webHidden/>
              </w:rPr>
            </w:r>
            <w:r>
              <w:rPr>
                <w:noProof/>
                <w:webHidden/>
              </w:rPr>
              <w:fldChar w:fldCharType="separate"/>
            </w:r>
            <w:r>
              <w:rPr>
                <w:noProof/>
                <w:webHidden/>
              </w:rPr>
              <w:t>27</w:t>
            </w:r>
            <w:r>
              <w:rPr>
                <w:noProof/>
                <w:webHidden/>
              </w:rPr>
              <w:fldChar w:fldCharType="end"/>
            </w:r>
          </w:hyperlink>
        </w:p>
        <w:p w14:paraId="1CA1DD32" w14:textId="0CD9EB8A" w:rsidR="00E644F0" w:rsidRDefault="00E644F0">
          <w:pPr>
            <w:pStyle w:val="TOC3"/>
            <w:tabs>
              <w:tab w:val="left" w:pos="1200"/>
              <w:tab w:val="right" w:leader="dot" w:pos="9016"/>
            </w:tabs>
            <w:rPr>
              <w:rFonts w:asciiTheme="minorHAnsi" w:hAnsiTheme="minorHAnsi"/>
              <w:noProof/>
              <w:sz w:val="24"/>
            </w:rPr>
          </w:pPr>
          <w:hyperlink w:anchor="_Toc235466367" w:history="1">
            <w:r w:rsidRPr="00D90783">
              <w:rPr>
                <w:rStyle w:val="Hyperlink"/>
                <w:noProof/>
              </w:rPr>
              <w:t>6.5.2</w:t>
            </w:r>
            <w:r>
              <w:rPr>
                <w:rFonts w:asciiTheme="minorHAnsi" w:hAnsiTheme="minorHAnsi"/>
                <w:noProof/>
                <w:sz w:val="24"/>
              </w:rPr>
              <w:tab/>
            </w:r>
            <w:r w:rsidRPr="00D90783">
              <w:rPr>
                <w:rStyle w:val="Hyperlink"/>
                <w:noProof/>
              </w:rPr>
              <w:t>Overdue Documents and Completion</w:t>
            </w:r>
            <w:r>
              <w:rPr>
                <w:noProof/>
                <w:webHidden/>
              </w:rPr>
              <w:tab/>
            </w:r>
            <w:r>
              <w:rPr>
                <w:noProof/>
                <w:webHidden/>
              </w:rPr>
              <w:fldChar w:fldCharType="begin"/>
            </w:r>
            <w:r>
              <w:rPr>
                <w:noProof/>
                <w:webHidden/>
              </w:rPr>
              <w:instrText xml:space="preserve"> PAGEREF _Toc235466367 \h </w:instrText>
            </w:r>
            <w:r>
              <w:rPr>
                <w:noProof/>
                <w:webHidden/>
              </w:rPr>
            </w:r>
            <w:r>
              <w:rPr>
                <w:noProof/>
                <w:webHidden/>
              </w:rPr>
              <w:fldChar w:fldCharType="separate"/>
            </w:r>
            <w:r>
              <w:rPr>
                <w:noProof/>
                <w:webHidden/>
              </w:rPr>
              <w:t>27</w:t>
            </w:r>
            <w:r>
              <w:rPr>
                <w:noProof/>
                <w:webHidden/>
              </w:rPr>
              <w:fldChar w:fldCharType="end"/>
            </w:r>
          </w:hyperlink>
        </w:p>
        <w:p w14:paraId="08AF9744" w14:textId="38659C4D" w:rsidR="00E644F0" w:rsidRDefault="00E644F0">
          <w:pPr>
            <w:pStyle w:val="TOC1"/>
            <w:tabs>
              <w:tab w:val="left" w:pos="440"/>
              <w:tab w:val="right" w:leader="dot" w:pos="9016"/>
            </w:tabs>
            <w:rPr>
              <w:rFonts w:asciiTheme="minorHAnsi" w:hAnsiTheme="minorHAnsi"/>
              <w:noProof/>
              <w:sz w:val="24"/>
            </w:rPr>
          </w:pPr>
          <w:hyperlink w:anchor="_Toc235466368" w:history="1">
            <w:r w:rsidRPr="00D90783">
              <w:rPr>
                <w:rStyle w:val="Hyperlink"/>
                <w:noProof/>
              </w:rPr>
              <w:t>7.</w:t>
            </w:r>
            <w:r>
              <w:rPr>
                <w:rFonts w:asciiTheme="minorHAnsi" w:hAnsiTheme="minorHAnsi"/>
                <w:noProof/>
                <w:sz w:val="24"/>
              </w:rPr>
              <w:tab/>
            </w:r>
            <w:r w:rsidRPr="00D90783">
              <w:rPr>
                <w:rStyle w:val="Hyperlink"/>
                <w:noProof/>
              </w:rPr>
              <w:t>NOP Register and Reporting</w:t>
            </w:r>
            <w:r>
              <w:rPr>
                <w:noProof/>
                <w:webHidden/>
              </w:rPr>
              <w:tab/>
            </w:r>
            <w:r>
              <w:rPr>
                <w:noProof/>
                <w:webHidden/>
              </w:rPr>
              <w:fldChar w:fldCharType="begin"/>
            </w:r>
            <w:r>
              <w:rPr>
                <w:noProof/>
                <w:webHidden/>
              </w:rPr>
              <w:instrText xml:space="preserve"> PAGEREF _Toc235466368 \h </w:instrText>
            </w:r>
            <w:r>
              <w:rPr>
                <w:noProof/>
                <w:webHidden/>
              </w:rPr>
            </w:r>
            <w:r>
              <w:rPr>
                <w:noProof/>
                <w:webHidden/>
              </w:rPr>
              <w:fldChar w:fldCharType="separate"/>
            </w:r>
            <w:r>
              <w:rPr>
                <w:noProof/>
                <w:webHidden/>
              </w:rPr>
              <w:t>28</w:t>
            </w:r>
            <w:r>
              <w:rPr>
                <w:noProof/>
                <w:webHidden/>
              </w:rPr>
              <w:fldChar w:fldCharType="end"/>
            </w:r>
          </w:hyperlink>
        </w:p>
        <w:p w14:paraId="534AC5D9" w14:textId="432BBF09" w:rsidR="00E644F0" w:rsidRDefault="00E644F0">
          <w:pPr>
            <w:pStyle w:val="TOC2"/>
            <w:tabs>
              <w:tab w:val="left" w:pos="960"/>
              <w:tab w:val="right" w:leader="dot" w:pos="9016"/>
            </w:tabs>
            <w:rPr>
              <w:rFonts w:asciiTheme="minorHAnsi" w:hAnsiTheme="minorHAnsi"/>
              <w:noProof/>
              <w:sz w:val="24"/>
            </w:rPr>
          </w:pPr>
          <w:hyperlink w:anchor="_Toc235466369" w:history="1">
            <w:r w:rsidRPr="00D90783">
              <w:rPr>
                <w:rStyle w:val="Hyperlink"/>
                <w:noProof/>
              </w:rPr>
              <w:t>7.1</w:t>
            </w:r>
            <w:r>
              <w:rPr>
                <w:rFonts w:asciiTheme="minorHAnsi" w:hAnsiTheme="minorHAnsi"/>
                <w:noProof/>
                <w:sz w:val="24"/>
              </w:rPr>
              <w:tab/>
            </w:r>
            <w:r w:rsidRPr="00D90783">
              <w:rPr>
                <w:rStyle w:val="Hyperlink"/>
                <w:noProof/>
              </w:rPr>
              <w:t>NOP Register</w:t>
            </w:r>
            <w:r>
              <w:rPr>
                <w:noProof/>
                <w:webHidden/>
              </w:rPr>
              <w:tab/>
            </w:r>
            <w:r>
              <w:rPr>
                <w:noProof/>
                <w:webHidden/>
              </w:rPr>
              <w:fldChar w:fldCharType="begin"/>
            </w:r>
            <w:r>
              <w:rPr>
                <w:noProof/>
                <w:webHidden/>
              </w:rPr>
              <w:instrText xml:space="preserve"> PAGEREF _Toc235466369 \h </w:instrText>
            </w:r>
            <w:r>
              <w:rPr>
                <w:noProof/>
                <w:webHidden/>
              </w:rPr>
            </w:r>
            <w:r>
              <w:rPr>
                <w:noProof/>
                <w:webHidden/>
              </w:rPr>
              <w:fldChar w:fldCharType="separate"/>
            </w:r>
            <w:r>
              <w:rPr>
                <w:noProof/>
                <w:webHidden/>
              </w:rPr>
              <w:t>28</w:t>
            </w:r>
            <w:r>
              <w:rPr>
                <w:noProof/>
                <w:webHidden/>
              </w:rPr>
              <w:fldChar w:fldCharType="end"/>
            </w:r>
          </w:hyperlink>
        </w:p>
        <w:p w14:paraId="7694EDDF" w14:textId="136FB5A2" w:rsidR="00E644F0" w:rsidRDefault="00E644F0">
          <w:pPr>
            <w:pStyle w:val="TOC2"/>
            <w:tabs>
              <w:tab w:val="left" w:pos="960"/>
              <w:tab w:val="right" w:leader="dot" w:pos="9016"/>
            </w:tabs>
            <w:rPr>
              <w:rFonts w:asciiTheme="minorHAnsi" w:hAnsiTheme="minorHAnsi"/>
              <w:noProof/>
              <w:sz w:val="24"/>
            </w:rPr>
          </w:pPr>
          <w:hyperlink w:anchor="_Toc235466370" w:history="1">
            <w:r w:rsidRPr="00D90783">
              <w:rPr>
                <w:rStyle w:val="Hyperlink"/>
                <w:noProof/>
              </w:rPr>
              <w:t>7.2</w:t>
            </w:r>
            <w:r>
              <w:rPr>
                <w:rFonts w:asciiTheme="minorHAnsi" w:hAnsiTheme="minorHAnsi"/>
                <w:noProof/>
                <w:sz w:val="24"/>
              </w:rPr>
              <w:tab/>
            </w:r>
            <w:r w:rsidRPr="00D90783">
              <w:rPr>
                <w:rStyle w:val="Hyperlink"/>
                <w:noProof/>
              </w:rPr>
              <w:t>Approver Application Views and Access</w:t>
            </w:r>
            <w:r>
              <w:rPr>
                <w:noProof/>
                <w:webHidden/>
              </w:rPr>
              <w:tab/>
            </w:r>
            <w:r>
              <w:rPr>
                <w:noProof/>
                <w:webHidden/>
              </w:rPr>
              <w:fldChar w:fldCharType="begin"/>
            </w:r>
            <w:r>
              <w:rPr>
                <w:noProof/>
                <w:webHidden/>
              </w:rPr>
              <w:instrText xml:space="preserve"> PAGEREF _Toc235466370 \h </w:instrText>
            </w:r>
            <w:r>
              <w:rPr>
                <w:noProof/>
                <w:webHidden/>
              </w:rPr>
            </w:r>
            <w:r>
              <w:rPr>
                <w:noProof/>
                <w:webHidden/>
              </w:rPr>
              <w:fldChar w:fldCharType="separate"/>
            </w:r>
            <w:r>
              <w:rPr>
                <w:noProof/>
                <w:webHidden/>
              </w:rPr>
              <w:t>28</w:t>
            </w:r>
            <w:r>
              <w:rPr>
                <w:noProof/>
                <w:webHidden/>
              </w:rPr>
              <w:fldChar w:fldCharType="end"/>
            </w:r>
          </w:hyperlink>
        </w:p>
        <w:p w14:paraId="4A766E42" w14:textId="3D6A297E" w:rsidR="00E644F0" w:rsidRDefault="00E644F0">
          <w:pPr>
            <w:pStyle w:val="TOC2"/>
            <w:tabs>
              <w:tab w:val="left" w:pos="960"/>
              <w:tab w:val="right" w:leader="dot" w:pos="9016"/>
            </w:tabs>
            <w:rPr>
              <w:rFonts w:asciiTheme="minorHAnsi" w:hAnsiTheme="minorHAnsi"/>
              <w:noProof/>
              <w:sz w:val="24"/>
            </w:rPr>
          </w:pPr>
          <w:hyperlink w:anchor="_Toc235466371" w:history="1">
            <w:r w:rsidRPr="00D90783">
              <w:rPr>
                <w:rStyle w:val="Hyperlink"/>
                <w:noProof/>
              </w:rPr>
              <w:t>7.3</w:t>
            </w:r>
            <w:r>
              <w:rPr>
                <w:rFonts w:asciiTheme="minorHAnsi" w:hAnsiTheme="minorHAnsi"/>
                <w:noProof/>
                <w:sz w:val="24"/>
              </w:rPr>
              <w:tab/>
            </w:r>
            <w:r w:rsidRPr="00D90783">
              <w:rPr>
                <w:rStyle w:val="Hyperlink"/>
                <w:noProof/>
              </w:rPr>
              <w:t>NOP Register Export</w:t>
            </w:r>
            <w:r>
              <w:rPr>
                <w:noProof/>
                <w:webHidden/>
              </w:rPr>
              <w:tab/>
            </w:r>
            <w:r>
              <w:rPr>
                <w:noProof/>
                <w:webHidden/>
              </w:rPr>
              <w:fldChar w:fldCharType="begin"/>
            </w:r>
            <w:r>
              <w:rPr>
                <w:noProof/>
                <w:webHidden/>
              </w:rPr>
              <w:instrText xml:space="preserve"> PAGEREF _Toc235466371 \h </w:instrText>
            </w:r>
            <w:r>
              <w:rPr>
                <w:noProof/>
                <w:webHidden/>
              </w:rPr>
            </w:r>
            <w:r>
              <w:rPr>
                <w:noProof/>
                <w:webHidden/>
              </w:rPr>
              <w:fldChar w:fldCharType="separate"/>
            </w:r>
            <w:r>
              <w:rPr>
                <w:noProof/>
                <w:webHidden/>
              </w:rPr>
              <w:t>28</w:t>
            </w:r>
            <w:r>
              <w:rPr>
                <w:noProof/>
                <w:webHidden/>
              </w:rPr>
              <w:fldChar w:fldCharType="end"/>
            </w:r>
          </w:hyperlink>
        </w:p>
        <w:p w14:paraId="3C70C98C" w14:textId="59A808BE" w:rsidR="00E644F0" w:rsidRDefault="00E644F0">
          <w:pPr>
            <w:pStyle w:val="TOC1"/>
            <w:tabs>
              <w:tab w:val="left" w:pos="440"/>
              <w:tab w:val="right" w:leader="dot" w:pos="9016"/>
            </w:tabs>
            <w:rPr>
              <w:rFonts w:asciiTheme="minorHAnsi" w:hAnsiTheme="minorHAnsi"/>
              <w:noProof/>
              <w:sz w:val="24"/>
            </w:rPr>
          </w:pPr>
          <w:hyperlink w:anchor="_Toc235466372" w:history="1">
            <w:r w:rsidRPr="00D90783">
              <w:rPr>
                <w:rStyle w:val="Hyperlink"/>
                <w:noProof/>
              </w:rPr>
              <w:t>8.</w:t>
            </w:r>
            <w:r>
              <w:rPr>
                <w:rFonts w:asciiTheme="minorHAnsi" w:hAnsiTheme="minorHAnsi"/>
                <w:noProof/>
                <w:sz w:val="24"/>
              </w:rPr>
              <w:tab/>
            </w:r>
            <w:r w:rsidRPr="00D90783">
              <w:rPr>
                <w:rStyle w:val="Hyperlink"/>
                <w:noProof/>
              </w:rPr>
              <w:t>Notifications</w:t>
            </w:r>
            <w:r>
              <w:rPr>
                <w:noProof/>
                <w:webHidden/>
              </w:rPr>
              <w:tab/>
            </w:r>
            <w:r>
              <w:rPr>
                <w:noProof/>
                <w:webHidden/>
              </w:rPr>
              <w:fldChar w:fldCharType="begin"/>
            </w:r>
            <w:r>
              <w:rPr>
                <w:noProof/>
                <w:webHidden/>
              </w:rPr>
              <w:instrText xml:space="preserve"> PAGEREF _Toc235466372 \h </w:instrText>
            </w:r>
            <w:r>
              <w:rPr>
                <w:noProof/>
                <w:webHidden/>
              </w:rPr>
            </w:r>
            <w:r>
              <w:rPr>
                <w:noProof/>
                <w:webHidden/>
              </w:rPr>
              <w:fldChar w:fldCharType="separate"/>
            </w:r>
            <w:r>
              <w:rPr>
                <w:noProof/>
                <w:webHidden/>
              </w:rPr>
              <w:t>29</w:t>
            </w:r>
            <w:r>
              <w:rPr>
                <w:noProof/>
                <w:webHidden/>
              </w:rPr>
              <w:fldChar w:fldCharType="end"/>
            </w:r>
          </w:hyperlink>
        </w:p>
        <w:p w14:paraId="4DF0C518" w14:textId="07F92D87" w:rsidR="00E644F0" w:rsidRDefault="00E644F0">
          <w:pPr>
            <w:pStyle w:val="TOC2"/>
            <w:tabs>
              <w:tab w:val="left" w:pos="960"/>
              <w:tab w:val="right" w:leader="dot" w:pos="9016"/>
            </w:tabs>
            <w:rPr>
              <w:rFonts w:asciiTheme="minorHAnsi" w:hAnsiTheme="minorHAnsi"/>
              <w:noProof/>
              <w:sz w:val="24"/>
            </w:rPr>
          </w:pPr>
          <w:hyperlink w:anchor="_Toc235466373" w:history="1">
            <w:r w:rsidRPr="00D90783">
              <w:rPr>
                <w:rStyle w:val="Hyperlink"/>
                <w:noProof/>
              </w:rPr>
              <w:t>8.1</w:t>
            </w:r>
            <w:r>
              <w:rPr>
                <w:rFonts w:asciiTheme="minorHAnsi" w:hAnsiTheme="minorHAnsi"/>
                <w:noProof/>
                <w:sz w:val="24"/>
              </w:rPr>
              <w:tab/>
            </w:r>
            <w:r w:rsidRPr="00D90783">
              <w:rPr>
                <w:rStyle w:val="Hyperlink"/>
                <w:noProof/>
              </w:rPr>
              <w:t>Notification Matrix</w:t>
            </w:r>
            <w:r>
              <w:rPr>
                <w:noProof/>
                <w:webHidden/>
              </w:rPr>
              <w:tab/>
            </w:r>
            <w:r>
              <w:rPr>
                <w:noProof/>
                <w:webHidden/>
              </w:rPr>
              <w:fldChar w:fldCharType="begin"/>
            </w:r>
            <w:r>
              <w:rPr>
                <w:noProof/>
                <w:webHidden/>
              </w:rPr>
              <w:instrText xml:space="preserve"> PAGEREF _Toc235466373 \h </w:instrText>
            </w:r>
            <w:r>
              <w:rPr>
                <w:noProof/>
                <w:webHidden/>
              </w:rPr>
            </w:r>
            <w:r>
              <w:rPr>
                <w:noProof/>
                <w:webHidden/>
              </w:rPr>
              <w:fldChar w:fldCharType="separate"/>
            </w:r>
            <w:r>
              <w:rPr>
                <w:noProof/>
                <w:webHidden/>
              </w:rPr>
              <w:t>29</w:t>
            </w:r>
            <w:r>
              <w:rPr>
                <w:noProof/>
                <w:webHidden/>
              </w:rPr>
              <w:fldChar w:fldCharType="end"/>
            </w:r>
          </w:hyperlink>
        </w:p>
        <w:p w14:paraId="28C5FD44" w14:textId="255F89F5" w:rsidR="00E644F0" w:rsidRDefault="00E644F0">
          <w:pPr>
            <w:pStyle w:val="TOC2"/>
            <w:tabs>
              <w:tab w:val="left" w:pos="960"/>
              <w:tab w:val="right" w:leader="dot" w:pos="9016"/>
            </w:tabs>
            <w:rPr>
              <w:rFonts w:asciiTheme="minorHAnsi" w:hAnsiTheme="minorHAnsi"/>
              <w:noProof/>
              <w:sz w:val="24"/>
            </w:rPr>
          </w:pPr>
          <w:hyperlink w:anchor="_Toc235466374" w:history="1">
            <w:r w:rsidRPr="00D90783">
              <w:rPr>
                <w:rStyle w:val="Hyperlink"/>
                <w:noProof/>
              </w:rPr>
              <w:t>8.2</w:t>
            </w:r>
            <w:r>
              <w:rPr>
                <w:rFonts w:asciiTheme="minorHAnsi" w:hAnsiTheme="minorHAnsi"/>
                <w:noProof/>
                <w:sz w:val="24"/>
              </w:rPr>
              <w:tab/>
            </w:r>
            <w:r w:rsidRPr="00D90783">
              <w:rPr>
                <w:rStyle w:val="Hyperlink"/>
                <w:noProof/>
              </w:rPr>
              <w:t>Email Delivery</w:t>
            </w:r>
            <w:r>
              <w:rPr>
                <w:noProof/>
                <w:webHidden/>
              </w:rPr>
              <w:tab/>
            </w:r>
            <w:r>
              <w:rPr>
                <w:noProof/>
                <w:webHidden/>
              </w:rPr>
              <w:fldChar w:fldCharType="begin"/>
            </w:r>
            <w:r>
              <w:rPr>
                <w:noProof/>
                <w:webHidden/>
              </w:rPr>
              <w:instrText xml:space="preserve"> PAGEREF _Toc235466374 \h </w:instrText>
            </w:r>
            <w:r>
              <w:rPr>
                <w:noProof/>
                <w:webHidden/>
              </w:rPr>
            </w:r>
            <w:r>
              <w:rPr>
                <w:noProof/>
                <w:webHidden/>
              </w:rPr>
              <w:fldChar w:fldCharType="separate"/>
            </w:r>
            <w:r>
              <w:rPr>
                <w:noProof/>
                <w:webHidden/>
              </w:rPr>
              <w:t>31</w:t>
            </w:r>
            <w:r>
              <w:rPr>
                <w:noProof/>
                <w:webHidden/>
              </w:rPr>
              <w:fldChar w:fldCharType="end"/>
            </w:r>
          </w:hyperlink>
        </w:p>
        <w:p w14:paraId="4E91E17C" w14:textId="69B40AD1" w:rsidR="00E644F0" w:rsidRDefault="00E644F0">
          <w:pPr>
            <w:pStyle w:val="TOC2"/>
            <w:tabs>
              <w:tab w:val="left" w:pos="960"/>
              <w:tab w:val="right" w:leader="dot" w:pos="9016"/>
            </w:tabs>
            <w:rPr>
              <w:rFonts w:asciiTheme="minorHAnsi" w:hAnsiTheme="minorHAnsi"/>
              <w:noProof/>
              <w:sz w:val="24"/>
            </w:rPr>
          </w:pPr>
          <w:hyperlink w:anchor="_Toc235466375" w:history="1">
            <w:r w:rsidRPr="00D90783">
              <w:rPr>
                <w:rStyle w:val="Hyperlink"/>
                <w:noProof/>
              </w:rPr>
              <w:t>8.3</w:t>
            </w:r>
            <w:r>
              <w:rPr>
                <w:rFonts w:asciiTheme="minorHAnsi" w:hAnsiTheme="minorHAnsi"/>
                <w:noProof/>
                <w:sz w:val="24"/>
              </w:rPr>
              <w:tab/>
            </w:r>
            <w:r w:rsidRPr="00D90783">
              <w:rPr>
                <w:rStyle w:val="Hyperlink"/>
                <w:noProof/>
              </w:rPr>
              <w:t>Approval Reminders and Escalation</w:t>
            </w:r>
            <w:r>
              <w:rPr>
                <w:noProof/>
                <w:webHidden/>
              </w:rPr>
              <w:tab/>
            </w:r>
            <w:r>
              <w:rPr>
                <w:noProof/>
                <w:webHidden/>
              </w:rPr>
              <w:fldChar w:fldCharType="begin"/>
            </w:r>
            <w:r>
              <w:rPr>
                <w:noProof/>
                <w:webHidden/>
              </w:rPr>
              <w:instrText xml:space="preserve"> PAGEREF _Toc235466375 \h </w:instrText>
            </w:r>
            <w:r>
              <w:rPr>
                <w:noProof/>
                <w:webHidden/>
              </w:rPr>
            </w:r>
            <w:r>
              <w:rPr>
                <w:noProof/>
                <w:webHidden/>
              </w:rPr>
              <w:fldChar w:fldCharType="separate"/>
            </w:r>
            <w:r>
              <w:rPr>
                <w:noProof/>
                <w:webHidden/>
              </w:rPr>
              <w:t>31</w:t>
            </w:r>
            <w:r>
              <w:rPr>
                <w:noProof/>
                <w:webHidden/>
              </w:rPr>
              <w:fldChar w:fldCharType="end"/>
            </w:r>
          </w:hyperlink>
        </w:p>
        <w:p w14:paraId="4D842C56" w14:textId="6D7FEE62" w:rsidR="00E644F0" w:rsidRDefault="00E644F0">
          <w:pPr>
            <w:pStyle w:val="TOC2"/>
            <w:tabs>
              <w:tab w:val="left" w:pos="960"/>
              <w:tab w:val="right" w:leader="dot" w:pos="9016"/>
            </w:tabs>
            <w:rPr>
              <w:rFonts w:asciiTheme="minorHAnsi" w:hAnsiTheme="minorHAnsi"/>
              <w:noProof/>
              <w:sz w:val="24"/>
            </w:rPr>
          </w:pPr>
          <w:hyperlink w:anchor="_Toc235466376" w:history="1">
            <w:r w:rsidRPr="00D90783">
              <w:rPr>
                <w:rStyle w:val="Hyperlink"/>
                <w:noProof/>
              </w:rPr>
              <w:t>8.4</w:t>
            </w:r>
            <w:r>
              <w:rPr>
                <w:rFonts w:asciiTheme="minorHAnsi" w:hAnsiTheme="minorHAnsi"/>
                <w:noProof/>
                <w:sz w:val="24"/>
              </w:rPr>
              <w:tab/>
            </w:r>
            <w:r w:rsidRPr="00D90783">
              <w:rPr>
                <w:rStyle w:val="Hyperlink"/>
                <w:noProof/>
              </w:rPr>
              <w:t>Notification Configuration</w:t>
            </w:r>
            <w:r>
              <w:rPr>
                <w:noProof/>
                <w:webHidden/>
              </w:rPr>
              <w:tab/>
            </w:r>
            <w:r>
              <w:rPr>
                <w:noProof/>
                <w:webHidden/>
              </w:rPr>
              <w:fldChar w:fldCharType="begin"/>
            </w:r>
            <w:r>
              <w:rPr>
                <w:noProof/>
                <w:webHidden/>
              </w:rPr>
              <w:instrText xml:space="preserve"> PAGEREF _Toc235466376 \h </w:instrText>
            </w:r>
            <w:r>
              <w:rPr>
                <w:noProof/>
                <w:webHidden/>
              </w:rPr>
            </w:r>
            <w:r>
              <w:rPr>
                <w:noProof/>
                <w:webHidden/>
              </w:rPr>
              <w:fldChar w:fldCharType="separate"/>
            </w:r>
            <w:r>
              <w:rPr>
                <w:noProof/>
                <w:webHidden/>
              </w:rPr>
              <w:t>32</w:t>
            </w:r>
            <w:r>
              <w:rPr>
                <w:noProof/>
                <w:webHidden/>
              </w:rPr>
              <w:fldChar w:fldCharType="end"/>
            </w:r>
          </w:hyperlink>
        </w:p>
        <w:p w14:paraId="62A5B45C" w14:textId="0BE97DC7" w:rsidR="00E644F0" w:rsidRDefault="00E644F0">
          <w:pPr>
            <w:pStyle w:val="TOC1"/>
            <w:tabs>
              <w:tab w:val="left" w:pos="440"/>
              <w:tab w:val="right" w:leader="dot" w:pos="9016"/>
            </w:tabs>
            <w:rPr>
              <w:rFonts w:asciiTheme="minorHAnsi" w:hAnsiTheme="minorHAnsi"/>
              <w:noProof/>
              <w:sz w:val="24"/>
            </w:rPr>
          </w:pPr>
          <w:hyperlink w:anchor="_Toc235466377" w:history="1">
            <w:r w:rsidRPr="00D90783">
              <w:rPr>
                <w:rStyle w:val="Hyperlink"/>
                <w:noProof/>
              </w:rPr>
              <w:t>9.</w:t>
            </w:r>
            <w:r>
              <w:rPr>
                <w:rFonts w:asciiTheme="minorHAnsi" w:hAnsiTheme="minorHAnsi"/>
                <w:noProof/>
                <w:sz w:val="24"/>
              </w:rPr>
              <w:tab/>
            </w:r>
            <w:r w:rsidRPr="00D90783">
              <w:rPr>
                <w:rStyle w:val="Hyperlink"/>
                <w:noProof/>
              </w:rPr>
              <w:t>UCS Integration</w:t>
            </w:r>
            <w:r>
              <w:rPr>
                <w:noProof/>
                <w:webHidden/>
              </w:rPr>
              <w:tab/>
            </w:r>
            <w:r>
              <w:rPr>
                <w:noProof/>
                <w:webHidden/>
              </w:rPr>
              <w:fldChar w:fldCharType="begin"/>
            </w:r>
            <w:r>
              <w:rPr>
                <w:noProof/>
                <w:webHidden/>
              </w:rPr>
              <w:instrText xml:space="preserve"> PAGEREF _Toc235466377 \h </w:instrText>
            </w:r>
            <w:r>
              <w:rPr>
                <w:noProof/>
                <w:webHidden/>
              </w:rPr>
            </w:r>
            <w:r>
              <w:rPr>
                <w:noProof/>
                <w:webHidden/>
              </w:rPr>
              <w:fldChar w:fldCharType="separate"/>
            </w:r>
            <w:r>
              <w:rPr>
                <w:noProof/>
                <w:webHidden/>
              </w:rPr>
              <w:t>33</w:t>
            </w:r>
            <w:r>
              <w:rPr>
                <w:noProof/>
                <w:webHidden/>
              </w:rPr>
              <w:fldChar w:fldCharType="end"/>
            </w:r>
          </w:hyperlink>
        </w:p>
        <w:p w14:paraId="0A051474" w14:textId="4B580650" w:rsidR="00E644F0" w:rsidRDefault="00E644F0">
          <w:pPr>
            <w:pStyle w:val="TOC2"/>
            <w:tabs>
              <w:tab w:val="left" w:pos="960"/>
              <w:tab w:val="right" w:leader="dot" w:pos="9016"/>
            </w:tabs>
            <w:rPr>
              <w:rFonts w:asciiTheme="minorHAnsi" w:hAnsiTheme="minorHAnsi"/>
              <w:noProof/>
              <w:sz w:val="24"/>
            </w:rPr>
          </w:pPr>
          <w:hyperlink w:anchor="_Toc235466378" w:history="1">
            <w:r w:rsidRPr="00D90783">
              <w:rPr>
                <w:rStyle w:val="Hyperlink"/>
                <w:noProof/>
              </w:rPr>
              <w:t>9.1</w:t>
            </w:r>
            <w:r>
              <w:rPr>
                <w:rFonts w:asciiTheme="minorHAnsi" w:hAnsiTheme="minorHAnsi"/>
                <w:noProof/>
                <w:sz w:val="24"/>
              </w:rPr>
              <w:tab/>
            </w:r>
            <w:r w:rsidRPr="00D90783">
              <w:rPr>
                <w:rStyle w:val="Hyperlink"/>
                <w:noProof/>
              </w:rPr>
              <w:t>UCS Dashboard and Navigation</w:t>
            </w:r>
            <w:r>
              <w:rPr>
                <w:noProof/>
                <w:webHidden/>
              </w:rPr>
              <w:tab/>
            </w:r>
            <w:r>
              <w:rPr>
                <w:noProof/>
                <w:webHidden/>
              </w:rPr>
              <w:fldChar w:fldCharType="begin"/>
            </w:r>
            <w:r>
              <w:rPr>
                <w:noProof/>
                <w:webHidden/>
              </w:rPr>
              <w:instrText xml:space="preserve"> PAGEREF _Toc235466378 \h </w:instrText>
            </w:r>
            <w:r>
              <w:rPr>
                <w:noProof/>
                <w:webHidden/>
              </w:rPr>
            </w:r>
            <w:r>
              <w:rPr>
                <w:noProof/>
                <w:webHidden/>
              </w:rPr>
              <w:fldChar w:fldCharType="separate"/>
            </w:r>
            <w:r>
              <w:rPr>
                <w:noProof/>
                <w:webHidden/>
              </w:rPr>
              <w:t>33</w:t>
            </w:r>
            <w:r>
              <w:rPr>
                <w:noProof/>
                <w:webHidden/>
              </w:rPr>
              <w:fldChar w:fldCharType="end"/>
            </w:r>
          </w:hyperlink>
        </w:p>
        <w:p w14:paraId="7FEE503F" w14:textId="3F871A7B" w:rsidR="00E644F0" w:rsidRDefault="00E644F0">
          <w:pPr>
            <w:pStyle w:val="TOC2"/>
            <w:tabs>
              <w:tab w:val="left" w:pos="960"/>
              <w:tab w:val="right" w:leader="dot" w:pos="9016"/>
            </w:tabs>
            <w:rPr>
              <w:rFonts w:asciiTheme="minorHAnsi" w:hAnsiTheme="minorHAnsi"/>
              <w:noProof/>
              <w:sz w:val="24"/>
            </w:rPr>
          </w:pPr>
          <w:hyperlink w:anchor="_Toc235466379" w:history="1">
            <w:r w:rsidRPr="00D90783">
              <w:rPr>
                <w:rStyle w:val="Hyperlink"/>
                <w:noProof/>
              </w:rPr>
              <w:t>9.2</w:t>
            </w:r>
            <w:r>
              <w:rPr>
                <w:rFonts w:asciiTheme="minorHAnsi" w:hAnsiTheme="minorHAnsi"/>
                <w:noProof/>
                <w:sz w:val="24"/>
              </w:rPr>
              <w:tab/>
            </w:r>
            <w:r w:rsidRPr="00D90783">
              <w:rPr>
                <w:rStyle w:val="Hyperlink"/>
                <w:noProof/>
              </w:rPr>
              <w:t>UCS Map View</w:t>
            </w:r>
            <w:r>
              <w:rPr>
                <w:noProof/>
                <w:webHidden/>
              </w:rPr>
              <w:tab/>
            </w:r>
            <w:r>
              <w:rPr>
                <w:noProof/>
                <w:webHidden/>
              </w:rPr>
              <w:fldChar w:fldCharType="begin"/>
            </w:r>
            <w:r>
              <w:rPr>
                <w:noProof/>
                <w:webHidden/>
              </w:rPr>
              <w:instrText xml:space="preserve"> PAGEREF _Toc235466379 \h </w:instrText>
            </w:r>
            <w:r>
              <w:rPr>
                <w:noProof/>
                <w:webHidden/>
              </w:rPr>
            </w:r>
            <w:r>
              <w:rPr>
                <w:noProof/>
                <w:webHidden/>
              </w:rPr>
              <w:fldChar w:fldCharType="separate"/>
            </w:r>
            <w:r>
              <w:rPr>
                <w:noProof/>
                <w:webHidden/>
              </w:rPr>
              <w:t>33</w:t>
            </w:r>
            <w:r>
              <w:rPr>
                <w:noProof/>
                <w:webHidden/>
              </w:rPr>
              <w:fldChar w:fldCharType="end"/>
            </w:r>
          </w:hyperlink>
        </w:p>
        <w:p w14:paraId="7489843C" w14:textId="1F765839" w:rsidR="00E644F0" w:rsidRDefault="00E644F0">
          <w:pPr>
            <w:pStyle w:val="TOC1"/>
            <w:tabs>
              <w:tab w:val="left" w:pos="720"/>
              <w:tab w:val="right" w:leader="dot" w:pos="9016"/>
            </w:tabs>
            <w:rPr>
              <w:rFonts w:asciiTheme="minorHAnsi" w:hAnsiTheme="minorHAnsi"/>
              <w:noProof/>
              <w:sz w:val="24"/>
            </w:rPr>
          </w:pPr>
          <w:hyperlink w:anchor="_Toc235466380" w:history="1">
            <w:r w:rsidRPr="00D90783">
              <w:rPr>
                <w:rStyle w:val="Hyperlink"/>
                <w:noProof/>
              </w:rPr>
              <w:t>10.</w:t>
            </w:r>
            <w:r>
              <w:rPr>
                <w:rFonts w:asciiTheme="minorHAnsi" w:hAnsiTheme="minorHAnsi"/>
                <w:noProof/>
                <w:sz w:val="24"/>
              </w:rPr>
              <w:tab/>
            </w:r>
            <w:r w:rsidRPr="00D90783">
              <w:rPr>
                <w:rStyle w:val="Hyperlink"/>
                <w:noProof/>
              </w:rPr>
              <w:t>Non-Functional Requirements</w:t>
            </w:r>
            <w:r>
              <w:rPr>
                <w:noProof/>
                <w:webHidden/>
              </w:rPr>
              <w:tab/>
            </w:r>
            <w:r>
              <w:rPr>
                <w:noProof/>
                <w:webHidden/>
              </w:rPr>
              <w:fldChar w:fldCharType="begin"/>
            </w:r>
            <w:r>
              <w:rPr>
                <w:noProof/>
                <w:webHidden/>
              </w:rPr>
              <w:instrText xml:space="preserve"> PAGEREF _Toc235466380 \h </w:instrText>
            </w:r>
            <w:r>
              <w:rPr>
                <w:noProof/>
                <w:webHidden/>
              </w:rPr>
            </w:r>
            <w:r>
              <w:rPr>
                <w:noProof/>
                <w:webHidden/>
              </w:rPr>
              <w:fldChar w:fldCharType="separate"/>
            </w:r>
            <w:r>
              <w:rPr>
                <w:noProof/>
                <w:webHidden/>
              </w:rPr>
              <w:t>34</w:t>
            </w:r>
            <w:r>
              <w:rPr>
                <w:noProof/>
                <w:webHidden/>
              </w:rPr>
              <w:fldChar w:fldCharType="end"/>
            </w:r>
          </w:hyperlink>
        </w:p>
        <w:p w14:paraId="5AA2DBAB" w14:textId="58F2E06B" w:rsidR="00E644F0" w:rsidRDefault="00E644F0">
          <w:pPr>
            <w:pStyle w:val="TOC1"/>
            <w:tabs>
              <w:tab w:val="left" w:pos="720"/>
              <w:tab w:val="right" w:leader="dot" w:pos="9016"/>
            </w:tabs>
            <w:rPr>
              <w:rFonts w:asciiTheme="minorHAnsi" w:hAnsiTheme="minorHAnsi"/>
              <w:noProof/>
              <w:sz w:val="24"/>
            </w:rPr>
          </w:pPr>
          <w:hyperlink w:anchor="_Toc235466381" w:history="1">
            <w:r w:rsidRPr="00D90783">
              <w:rPr>
                <w:rStyle w:val="Hyperlink"/>
                <w:noProof/>
              </w:rPr>
              <w:t>11.</w:t>
            </w:r>
            <w:r>
              <w:rPr>
                <w:rFonts w:asciiTheme="minorHAnsi" w:hAnsiTheme="minorHAnsi"/>
                <w:noProof/>
                <w:sz w:val="24"/>
              </w:rPr>
              <w:tab/>
            </w:r>
            <w:r w:rsidRPr="00D90783">
              <w:rPr>
                <w:rStyle w:val="Hyperlink"/>
                <w:noProof/>
              </w:rPr>
              <w:t>Dependencies</w:t>
            </w:r>
            <w:r>
              <w:rPr>
                <w:noProof/>
                <w:webHidden/>
              </w:rPr>
              <w:tab/>
            </w:r>
            <w:r>
              <w:rPr>
                <w:noProof/>
                <w:webHidden/>
              </w:rPr>
              <w:fldChar w:fldCharType="begin"/>
            </w:r>
            <w:r>
              <w:rPr>
                <w:noProof/>
                <w:webHidden/>
              </w:rPr>
              <w:instrText xml:space="preserve"> PAGEREF _Toc235466381 \h </w:instrText>
            </w:r>
            <w:r>
              <w:rPr>
                <w:noProof/>
                <w:webHidden/>
              </w:rPr>
            </w:r>
            <w:r>
              <w:rPr>
                <w:noProof/>
                <w:webHidden/>
              </w:rPr>
              <w:fldChar w:fldCharType="separate"/>
            </w:r>
            <w:r>
              <w:rPr>
                <w:noProof/>
                <w:webHidden/>
              </w:rPr>
              <w:t>36</w:t>
            </w:r>
            <w:r>
              <w:rPr>
                <w:noProof/>
                <w:webHidden/>
              </w:rPr>
              <w:fldChar w:fldCharType="end"/>
            </w:r>
          </w:hyperlink>
        </w:p>
        <w:p w14:paraId="34D22249" w14:textId="07604DF8" w:rsidR="00E644F0" w:rsidRDefault="00E644F0">
          <w:pPr>
            <w:pStyle w:val="TOC1"/>
            <w:tabs>
              <w:tab w:val="left" w:pos="720"/>
              <w:tab w:val="right" w:leader="dot" w:pos="9016"/>
            </w:tabs>
            <w:rPr>
              <w:rFonts w:asciiTheme="minorHAnsi" w:hAnsiTheme="minorHAnsi"/>
              <w:noProof/>
              <w:sz w:val="24"/>
            </w:rPr>
          </w:pPr>
          <w:hyperlink w:anchor="_Toc235466382" w:history="1">
            <w:r w:rsidRPr="00D90783">
              <w:rPr>
                <w:rStyle w:val="Hyperlink"/>
                <w:noProof/>
              </w:rPr>
              <w:t>12.</w:t>
            </w:r>
            <w:r>
              <w:rPr>
                <w:rFonts w:asciiTheme="minorHAnsi" w:hAnsiTheme="minorHAnsi"/>
                <w:noProof/>
                <w:sz w:val="24"/>
              </w:rPr>
              <w:tab/>
            </w:r>
            <w:r w:rsidRPr="00D90783">
              <w:rPr>
                <w:rStyle w:val="Hyperlink"/>
                <w:noProof/>
              </w:rPr>
              <w:t>Open Items</w:t>
            </w:r>
            <w:r>
              <w:rPr>
                <w:noProof/>
                <w:webHidden/>
              </w:rPr>
              <w:tab/>
            </w:r>
            <w:r>
              <w:rPr>
                <w:noProof/>
                <w:webHidden/>
              </w:rPr>
              <w:fldChar w:fldCharType="begin"/>
            </w:r>
            <w:r>
              <w:rPr>
                <w:noProof/>
                <w:webHidden/>
              </w:rPr>
              <w:instrText xml:space="preserve"> PAGEREF _Toc235466382 \h </w:instrText>
            </w:r>
            <w:r>
              <w:rPr>
                <w:noProof/>
                <w:webHidden/>
              </w:rPr>
            </w:r>
            <w:r>
              <w:rPr>
                <w:noProof/>
                <w:webHidden/>
              </w:rPr>
              <w:fldChar w:fldCharType="separate"/>
            </w:r>
            <w:r>
              <w:rPr>
                <w:noProof/>
                <w:webHidden/>
              </w:rPr>
              <w:t>37</w:t>
            </w:r>
            <w:r>
              <w:rPr>
                <w:noProof/>
                <w:webHidden/>
              </w:rPr>
              <w:fldChar w:fldCharType="end"/>
            </w:r>
          </w:hyperlink>
        </w:p>
        <w:p w14:paraId="7C7A2B53" w14:textId="3ADC6131" w:rsidR="00E644F0" w:rsidRDefault="00E644F0">
          <w:pPr>
            <w:pStyle w:val="TOC2"/>
            <w:tabs>
              <w:tab w:val="left" w:pos="960"/>
              <w:tab w:val="right" w:leader="dot" w:pos="9016"/>
            </w:tabs>
            <w:rPr>
              <w:rFonts w:asciiTheme="minorHAnsi" w:hAnsiTheme="minorHAnsi"/>
              <w:noProof/>
              <w:sz w:val="24"/>
            </w:rPr>
          </w:pPr>
          <w:hyperlink w:anchor="_Toc235466383" w:history="1">
            <w:r w:rsidRPr="00D90783">
              <w:rPr>
                <w:rStyle w:val="Hyperlink"/>
                <w:noProof/>
              </w:rPr>
              <w:t>12.1</w:t>
            </w:r>
            <w:r>
              <w:rPr>
                <w:rFonts w:asciiTheme="minorHAnsi" w:hAnsiTheme="minorHAnsi"/>
                <w:noProof/>
                <w:sz w:val="24"/>
              </w:rPr>
              <w:tab/>
            </w:r>
            <w:r w:rsidRPr="00D90783">
              <w:rPr>
                <w:rStyle w:val="Hyperlink"/>
                <w:noProof/>
              </w:rPr>
              <w:t>Approval Matrix</w:t>
            </w:r>
            <w:r>
              <w:rPr>
                <w:noProof/>
                <w:webHidden/>
              </w:rPr>
              <w:tab/>
            </w:r>
            <w:r>
              <w:rPr>
                <w:noProof/>
                <w:webHidden/>
              </w:rPr>
              <w:fldChar w:fldCharType="begin"/>
            </w:r>
            <w:r>
              <w:rPr>
                <w:noProof/>
                <w:webHidden/>
              </w:rPr>
              <w:instrText xml:space="preserve"> PAGEREF _Toc235466383 \h </w:instrText>
            </w:r>
            <w:r>
              <w:rPr>
                <w:noProof/>
                <w:webHidden/>
              </w:rPr>
            </w:r>
            <w:r>
              <w:rPr>
                <w:noProof/>
                <w:webHidden/>
              </w:rPr>
              <w:fldChar w:fldCharType="separate"/>
            </w:r>
            <w:r>
              <w:rPr>
                <w:noProof/>
                <w:webHidden/>
              </w:rPr>
              <w:t>37</w:t>
            </w:r>
            <w:r>
              <w:rPr>
                <w:noProof/>
                <w:webHidden/>
              </w:rPr>
              <w:fldChar w:fldCharType="end"/>
            </w:r>
          </w:hyperlink>
        </w:p>
        <w:p w14:paraId="75DD0310" w14:textId="3AF614C9" w:rsidR="00E644F0" w:rsidRDefault="00E644F0">
          <w:pPr>
            <w:pStyle w:val="TOC2"/>
            <w:tabs>
              <w:tab w:val="left" w:pos="960"/>
              <w:tab w:val="right" w:leader="dot" w:pos="9016"/>
            </w:tabs>
            <w:rPr>
              <w:rFonts w:asciiTheme="minorHAnsi" w:hAnsiTheme="minorHAnsi"/>
              <w:noProof/>
              <w:sz w:val="24"/>
            </w:rPr>
          </w:pPr>
          <w:hyperlink w:anchor="_Toc235466384" w:history="1">
            <w:r w:rsidRPr="00D90783">
              <w:rPr>
                <w:rStyle w:val="Hyperlink"/>
                <w:noProof/>
              </w:rPr>
              <w:t>12.2</w:t>
            </w:r>
            <w:r>
              <w:rPr>
                <w:rFonts w:asciiTheme="minorHAnsi" w:hAnsiTheme="minorHAnsi"/>
                <w:noProof/>
                <w:sz w:val="24"/>
              </w:rPr>
              <w:tab/>
            </w:r>
            <w:r w:rsidRPr="00D90783">
              <w:rPr>
                <w:rStyle w:val="Hyperlink"/>
                <w:noProof/>
              </w:rPr>
              <w:t>Contractor CMS Account Setup</w:t>
            </w:r>
            <w:r>
              <w:rPr>
                <w:noProof/>
                <w:webHidden/>
              </w:rPr>
              <w:tab/>
            </w:r>
            <w:r>
              <w:rPr>
                <w:noProof/>
                <w:webHidden/>
              </w:rPr>
              <w:fldChar w:fldCharType="begin"/>
            </w:r>
            <w:r>
              <w:rPr>
                <w:noProof/>
                <w:webHidden/>
              </w:rPr>
              <w:instrText xml:space="preserve"> PAGEREF _Toc235466384 \h </w:instrText>
            </w:r>
            <w:r>
              <w:rPr>
                <w:noProof/>
                <w:webHidden/>
              </w:rPr>
            </w:r>
            <w:r>
              <w:rPr>
                <w:noProof/>
                <w:webHidden/>
              </w:rPr>
              <w:fldChar w:fldCharType="separate"/>
            </w:r>
            <w:r>
              <w:rPr>
                <w:noProof/>
                <w:webHidden/>
              </w:rPr>
              <w:t>37</w:t>
            </w:r>
            <w:r>
              <w:rPr>
                <w:noProof/>
                <w:webHidden/>
              </w:rPr>
              <w:fldChar w:fldCharType="end"/>
            </w:r>
          </w:hyperlink>
        </w:p>
        <w:p w14:paraId="3ACB7D04" w14:textId="3C602EF1" w:rsidR="00E644F0" w:rsidRDefault="00E644F0">
          <w:pPr>
            <w:pStyle w:val="TOC2"/>
            <w:tabs>
              <w:tab w:val="left" w:pos="960"/>
              <w:tab w:val="right" w:leader="dot" w:pos="9016"/>
            </w:tabs>
            <w:rPr>
              <w:rFonts w:asciiTheme="minorHAnsi" w:hAnsiTheme="minorHAnsi"/>
              <w:noProof/>
              <w:sz w:val="24"/>
            </w:rPr>
          </w:pPr>
          <w:hyperlink w:anchor="_Toc235466385" w:history="1">
            <w:r w:rsidRPr="00D90783">
              <w:rPr>
                <w:rStyle w:val="Hyperlink"/>
                <w:noProof/>
              </w:rPr>
              <w:t>12.3</w:t>
            </w:r>
            <w:r>
              <w:rPr>
                <w:rFonts w:asciiTheme="minorHAnsi" w:hAnsiTheme="minorHAnsi"/>
                <w:noProof/>
                <w:sz w:val="24"/>
              </w:rPr>
              <w:tab/>
            </w:r>
            <w:r w:rsidRPr="00D90783">
              <w:rPr>
                <w:rStyle w:val="Hyperlink"/>
                <w:noProof/>
              </w:rPr>
              <w:t>Urgent NOP Document Completion</w:t>
            </w:r>
            <w:r>
              <w:rPr>
                <w:noProof/>
                <w:webHidden/>
              </w:rPr>
              <w:tab/>
            </w:r>
            <w:r>
              <w:rPr>
                <w:noProof/>
                <w:webHidden/>
              </w:rPr>
              <w:fldChar w:fldCharType="begin"/>
            </w:r>
            <w:r>
              <w:rPr>
                <w:noProof/>
                <w:webHidden/>
              </w:rPr>
              <w:instrText xml:space="preserve"> PAGEREF _Toc235466385 \h </w:instrText>
            </w:r>
            <w:r>
              <w:rPr>
                <w:noProof/>
                <w:webHidden/>
              </w:rPr>
            </w:r>
            <w:r>
              <w:rPr>
                <w:noProof/>
                <w:webHidden/>
              </w:rPr>
              <w:fldChar w:fldCharType="separate"/>
            </w:r>
            <w:r>
              <w:rPr>
                <w:noProof/>
                <w:webHidden/>
              </w:rPr>
              <w:t>37</w:t>
            </w:r>
            <w:r>
              <w:rPr>
                <w:noProof/>
                <w:webHidden/>
              </w:rPr>
              <w:fldChar w:fldCharType="end"/>
            </w:r>
          </w:hyperlink>
        </w:p>
        <w:p w14:paraId="2B87D434" w14:textId="7C48E427" w:rsidR="00E644F0" w:rsidRDefault="00E644F0">
          <w:pPr>
            <w:pStyle w:val="TOC2"/>
            <w:tabs>
              <w:tab w:val="left" w:pos="960"/>
              <w:tab w:val="right" w:leader="dot" w:pos="9016"/>
            </w:tabs>
            <w:rPr>
              <w:rFonts w:asciiTheme="minorHAnsi" w:hAnsiTheme="minorHAnsi"/>
              <w:noProof/>
              <w:sz w:val="24"/>
            </w:rPr>
          </w:pPr>
          <w:hyperlink w:anchor="_Toc235466386" w:history="1">
            <w:r w:rsidRPr="00D90783">
              <w:rPr>
                <w:rStyle w:val="Hyperlink"/>
                <w:noProof/>
              </w:rPr>
              <w:t>12.4</w:t>
            </w:r>
            <w:r>
              <w:rPr>
                <w:rFonts w:asciiTheme="minorHAnsi" w:hAnsiTheme="minorHAnsi"/>
                <w:noProof/>
                <w:sz w:val="24"/>
              </w:rPr>
              <w:tab/>
            </w:r>
            <w:r w:rsidRPr="00D90783">
              <w:rPr>
                <w:rStyle w:val="Hyperlink"/>
                <w:noProof/>
              </w:rPr>
              <w:t>Overdue Urgent NOP Consequence</w:t>
            </w:r>
            <w:r>
              <w:rPr>
                <w:noProof/>
                <w:webHidden/>
              </w:rPr>
              <w:tab/>
            </w:r>
            <w:r>
              <w:rPr>
                <w:noProof/>
                <w:webHidden/>
              </w:rPr>
              <w:fldChar w:fldCharType="begin"/>
            </w:r>
            <w:r>
              <w:rPr>
                <w:noProof/>
                <w:webHidden/>
              </w:rPr>
              <w:instrText xml:space="preserve"> PAGEREF _Toc235466386 \h </w:instrText>
            </w:r>
            <w:r>
              <w:rPr>
                <w:noProof/>
                <w:webHidden/>
              </w:rPr>
            </w:r>
            <w:r>
              <w:rPr>
                <w:noProof/>
                <w:webHidden/>
              </w:rPr>
              <w:fldChar w:fldCharType="separate"/>
            </w:r>
            <w:r>
              <w:rPr>
                <w:noProof/>
                <w:webHidden/>
              </w:rPr>
              <w:t>37</w:t>
            </w:r>
            <w:r>
              <w:rPr>
                <w:noProof/>
                <w:webHidden/>
              </w:rPr>
              <w:fldChar w:fldCharType="end"/>
            </w:r>
          </w:hyperlink>
        </w:p>
        <w:p w14:paraId="14E488E3" w14:textId="3C6AA317" w:rsidR="00E644F0" w:rsidRDefault="00E644F0">
          <w:pPr>
            <w:pStyle w:val="TOC2"/>
            <w:tabs>
              <w:tab w:val="left" w:pos="960"/>
              <w:tab w:val="right" w:leader="dot" w:pos="9016"/>
            </w:tabs>
            <w:rPr>
              <w:rFonts w:asciiTheme="minorHAnsi" w:hAnsiTheme="minorHAnsi"/>
              <w:noProof/>
              <w:sz w:val="24"/>
            </w:rPr>
          </w:pPr>
          <w:hyperlink w:anchor="_Toc235466387" w:history="1">
            <w:r w:rsidRPr="00D90783">
              <w:rPr>
                <w:rStyle w:val="Hyperlink"/>
                <w:noProof/>
              </w:rPr>
              <w:t>12.5</w:t>
            </w:r>
            <w:r>
              <w:rPr>
                <w:rFonts w:asciiTheme="minorHAnsi" w:hAnsiTheme="minorHAnsi"/>
                <w:noProof/>
                <w:sz w:val="24"/>
              </w:rPr>
              <w:tab/>
            </w:r>
            <w:r w:rsidRPr="00D90783">
              <w:rPr>
                <w:rStyle w:val="Hyperlink"/>
                <w:noProof/>
              </w:rPr>
              <w:t>Authorised Lifecycle Roles</w:t>
            </w:r>
            <w:r>
              <w:rPr>
                <w:noProof/>
                <w:webHidden/>
              </w:rPr>
              <w:tab/>
            </w:r>
            <w:r>
              <w:rPr>
                <w:noProof/>
                <w:webHidden/>
              </w:rPr>
              <w:fldChar w:fldCharType="begin"/>
            </w:r>
            <w:r>
              <w:rPr>
                <w:noProof/>
                <w:webHidden/>
              </w:rPr>
              <w:instrText xml:space="preserve"> PAGEREF _Toc235466387 \h </w:instrText>
            </w:r>
            <w:r>
              <w:rPr>
                <w:noProof/>
                <w:webHidden/>
              </w:rPr>
            </w:r>
            <w:r>
              <w:rPr>
                <w:noProof/>
                <w:webHidden/>
              </w:rPr>
              <w:fldChar w:fldCharType="separate"/>
            </w:r>
            <w:r>
              <w:rPr>
                <w:noProof/>
                <w:webHidden/>
              </w:rPr>
              <w:t>37</w:t>
            </w:r>
            <w:r>
              <w:rPr>
                <w:noProof/>
                <w:webHidden/>
              </w:rPr>
              <w:fldChar w:fldCharType="end"/>
            </w:r>
          </w:hyperlink>
        </w:p>
        <w:p w14:paraId="1E643692" w14:textId="212B146B" w:rsidR="00E644F0" w:rsidRDefault="00E644F0">
          <w:pPr>
            <w:pStyle w:val="TOC2"/>
            <w:tabs>
              <w:tab w:val="left" w:pos="960"/>
              <w:tab w:val="right" w:leader="dot" w:pos="9016"/>
            </w:tabs>
            <w:rPr>
              <w:rFonts w:asciiTheme="minorHAnsi" w:hAnsiTheme="minorHAnsi"/>
              <w:noProof/>
              <w:sz w:val="24"/>
            </w:rPr>
          </w:pPr>
          <w:hyperlink w:anchor="_Toc235466388" w:history="1">
            <w:r w:rsidRPr="00D90783">
              <w:rPr>
                <w:rStyle w:val="Hyperlink"/>
                <w:noProof/>
              </w:rPr>
              <w:t>12.6</w:t>
            </w:r>
            <w:r>
              <w:rPr>
                <w:rFonts w:asciiTheme="minorHAnsi" w:hAnsiTheme="minorHAnsi"/>
                <w:noProof/>
                <w:sz w:val="24"/>
              </w:rPr>
              <w:tab/>
            </w:r>
            <w:r w:rsidRPr="00D90783">
              <w:rPr>
                <w:rStyle w:val="Hyperlink"/>
                <w:noProof/>
              </w:rPr>
              <w:t>Applicant Approval Visibility</w:t>
            </w:r>
            <w:r>
              <w:rPr>
                <w:noProof/>
                <w:webHidden/>
              </w:rPr>
              <w:tab/>
            </w:r>
            <w:r>
              <w:rPr>
                <w:noProof/>
                <w:webHidden/>
              </w:rPr>
              <w:fldChar w:fldCharType="begin"/>
            </w:r>
            <w:r>
              <w:rPr>
                <w:noProof/>
                <w:webHidden/>
              </w:rPr>
              <w:instrText xml:space="preserve"> PAGEREF _Toc235466388 \h </w:instrText>
            </w:r>
            <w:r>
              <w:rPr>
                <w:noProof/>
                <w:webHidden/>
              </w:rPr>
            </w:r>
            <w:r>
              <w:rPr>
                <w:noProof/>
                <w:webHidden/>
              </w:rPr>
              <w:fldChar w:fldCharType="separate"/>
            </w:r>
            <w:r>
              <w:rPr>
                <w:noProof/>
                <w:webHidden/>
              </w:rPr>
              <w:t>37</w:t>
            </w:r>
            <w:r>
              <w:rPr>
                <w:noProof/>
                <w:webHidden/>
              </w:rPr>
              <w:fldChar w:fldCharType="end"/>
            </w:r>
          </w:hyperlink>
        </w:p>
        <w:p w14:paraId="058E4B2C" w14:textId="7E92F648" w:rsidR="00E644F0" w:rsidRDefault="00E644F0">
          <w:pPr>
            <w:pStyle w:val="TOC1"/>
            <w:tabs>
              <w:tab w:val="left" w:pos="720"/>
              <w:tab w:val="right" w:leader="dot" w:pos="9016"/>
            </w:tabs>
            <w:rPr>
              <w:rFonts w:asciiTheme="minorHAnsi" w:hAnsiTheme="minorHAnsi"/>
              <w:noProof/>
              <w:sz w:val="24"/>
            </w:rPr>
          </w:pPr>
          <w:hyperlink w:anchor="_Toc235466389" w:history="1">
            <w:r w:rsidRPr="00D90783">
              <w:rPr>
                <w:rStyle w:val="Hyperlink"/>
                <w:noProof/>
              </w:rPr>
              <w:t>13.</w:t>
            </w:r>
            <w:r>
              <w:rPr>
                <w:rFonts w:asciiTheme="minorHAnsi" w:hAnsiTheme="minorHAnsi"/>
                <w:noProof/>
                <w:sz w:val="24"/>
              </w:rPr>
              <w:tab/>
            </w:r>
            <w:r w:rsidRPr="00D90783">
              <w:rPr>
                <w:rStyle w:val="Hyperlink"/>
                <w:noProof/>
              </w:rPr>
              <w:t>Appendix</w:t>
            </w:r>
            <w:r>
              <w:rPr>
                <w:noProof/>
                <w:webHidden/>
              </w:rPr>
              <w:tab/>
            </w:r>
            <w:r>
              <w:rPr>
                <w:noProof/>
                <w:webHidden/>
              </w:rPr>
              <w:fldChar w:fldCharType="begin"/>
            </w:r>
            <w:r>
              <w:rPr>
                <w:noProof/>
                <w:webHidden/>
              </w:rPr>
              <w:instrText xml:space="preserve"> PAGEREF _Toc235466389 \h </w:instrText>
            </w:r>
            <w:r>
              <w:rPr>
                <w:noProof/>
                <w:webHidden/>
              </w:rPr>
            </w:r>
            <w:r>
              <w:rPr>
                <w:noProof/>
                <w:webHidden/>
              </w:rPr>
              <w:fldChar w:fldCharType="separate"/>
            </w:r>
            <w:r>
              <w:rPr>
                <w:noProof/>
                <w:webHidden/>
              </w:rPr>
              <w:t>38</w:t>
            </w:r>
            <w:r>
              <w:rPr>
                <w:noProof/>
                <w:webHidden/>
              </w:rPr>
              <w:fldChar w:fldCharType="end"/>
            </w:r>
          </w:hyperlink>
        </w:p>
        <w:p w14:paraId="3EE67914" w14:textId="674BB11E" w:rsidR="00E644F0" w:rsidRDefault="00E644F0">
          <w:pPr>
            <w:pStyle w:val="TOC2"/>
            <w:tabs>
              <w:tab w:val="left" w:pos="960"/>
              <w:tab w:val="right" w:leader="dot" w:pos="9016"/>
            </w:tabs>
            <w:rPr>
              <w:rFonts w:asciiTheme="minorHAnsi" w:hAnsiTheme="minorHAnsi"/>
              <w:noProof/>
              <w:sz w:val="24"/>
            </w:rPr>
          </w:pPr>
          <w:hyperlink w:anchor="_Toc235466390" w:history="1">
            <w:r w:rsidRPr="00D90783">
              <w:rPr>
                <w:rStyle w:val="Hyperlink"/>
                <w:noProof/>
              </w:rPr>
              <w:t>13.1</w:t>
            </w:r>
            <w:r>
              <w:rPr>
                <w:rFonts w:asciiTheme="minorHAnsi" w:hAnsiTheme="minorHAnsi"/>
                <w:noProof/>
                <w:sz w:val="24"/>
              </w:rPr>
              <w:tab/>
            </w:r>
            <w:r w:rsidRPr="00D90783">
              <w:rPr>
                <w:rStyle w:val="Hyperlink"/>
                <w:noProof/>
              </w:rPr>
              <w:t>Fault Types and Sub-types</w:t>
            </w:r>
            <w:r>
              <w:rPr>
                <w:noProof/>
                <w:webHidden/>
              </w:rPr>
              <w:tab/>
            </w:r>
            <w:r>
              <w:rPr>
                <w:noProof/>
                <w:webHidden/>
              </w:rPr>
              <w:fldChar w:fldCharType="begin"/>
            </w:r>
            <w:r>
              <w:rPr>
                <w:noProof/>
                <w:webHidden/>
              </w:rPr>
              <w:instrText xml:space="preserve"> PAGEREF _Toc235466390 \h </w:instrText>
            </w:r>
            <w:r>
              <w:rPr>
                <w:noProof/>
                <w:webHidden/>
              </w:rPr>
            </w:r>
            <w:r>
              <w:rPr>
                <w:noProof/>
                <w:webHidden/>
              </w:rPr>
              <w:fldChar w:fldCharType="separate"/>
            </w:r>
            <w:r>
              <w:rPr>
                <w:noProof/>
                <w:webHidden/>
              </w:rPr>
              <w:t>38</w:t>
            </w:r>
            <w:r>
              <w:rPr>
                <w:noProof/>
                <w:webHidden/>
              </w:rPr>
              <w:fldChar w:fldCharType="end"/>
            </w:r>
          </w:hyperlink>
        </w:p>
        <w:p w14:paraId="4F7D1835" w14:textId="2ABFC08B" w:rsidR="001518DE" w:rsidRPr="00323C34" w:rsidRDefault="001518DE">
          <w:r w:rsidRPr="00323C34">
            <w:rPr>
              <w:b/>
              <w:bCs/>
            </w:rPr>
            <w:fldChar w:fldCharType="end"/>
          </w:r>
        </w:p>
      </w:sdtContent>
    </w:sdt>
    <w:p w14:paraId="40334667" w14:textId="5B7AC91D" w:rsidR="001518DE" w:rsidRPr="00323C34" w:rsidRDefault="001518DE">
      <w:pPr>
        <w:spacing w:line="278" w:lineRule="auto"/>
        <w:rPr>
          <w:b/>
          <w:sz w:val="32"/>
          <w:szCs w:val="36"/>
        </w:rPr>
      </w:pPr>
      <w:r w:rsidRPr="00323C34">
        <w:rPr>
          <w:b/>
          <w:sz w:val="32"/>
          <w:szCs w:val="36"/>
        </w:rPr>
        <w:br w:type="page"/>
      </w:r>
    </w:p>
    <w:p w14:paraId="0EF36015" w14:textId="6D83A16E" w:rsidR="009A4932" w:rsidRPr="00323C34" w:rsidRDefault="009A4932" w:rsidP="00B3554F">
      <w:pPr>
        <w:pStyle w:val="Heading1"/>
        <w:pBdr>
          <w:bottom w:val="single" w:sz="4" w:space="1" w:color="auto"/>
        </w:pBdr>
      </w:pPr>
      <w:bookmarkStart w:id="0" w:name="_Toc235466318"/>
      <w:r w:rsidRPr="00323C34">
        <w:lastRenderedPageBreak/>
        <w:t>Document Control</w:t>
      </w:r>
      <w:bookmarkEnd w:id="0"/>
    </w:p>
    <w:p w14:paraId="3164019D" w14:textId="56833AD0" w:rsidR="009A4932" w:rsidRPr="00323C34" w:rsidRDefault="009A4932" w:rsidP="003B0969">
      <w:pPr>
        <w:pStyle w:val="Heading2"/>
      </w:pPr>
      <w:bookmarkStart w:id="1" w:name="_Toc235466319"/>
      <w:r w:rsidRPr="00323C34">
        <w:t>Version History</w:t>
      </w:r>
      <w:bookmarkEnd w:id="1"/>
    </w:p>
    <w:tbl>
      <w:tblPr>
        <w:tblStyle w:val="TableGrid"/>
        <w:tblW w:w="5000" w:type="pct"/>
        <w:tblLook w:val="04A0" w:firstRow="1" w:lastRow="0" w:firstColumn="1" w:lastColumn="0" w:noHBand="0" w:noVBand="1"/>
      </w:tblPr>
      <w:tblGrid>
        <w:gridCol w:w="1129"/>
        <w:gridCol w:w="1700"/>
        <w:gridCol w:w="6187"/>
      </w:tblGrid>
      <w:tr w:rsidR="002607B5" w:rsidRPr="00323C34" w14:paraId="0DE20A4F" w14:textId="77777777" w:rsidTr="00CD5CFB">
        <w:trPr>
          <w:cnfStyle w:val="100000000000" w:firstRow="1" w:lastRow="0" w:firstColumn="0" w:lastColumn="0" w:oddVBand="0" w:evenVBand="0" w:oddHBand="0" w:evenHBand="0" w:firstRowFirstColumn="0" w:firstRowLastColumn="0" w:lastRowFirstColumn="0" w:lastRowLastColumn="0"/>
          <w:cantSplit/>
        </w:trPr>
        <w:tc>
          <w:tcPr>
            <w:tcW w:w="626" w:type="pct"/>
            <w:vAlign w:val="center"/>
            <w:hideMark/>
          </w:tcPr>
          <w:p w14:paraId="12623603" w14:textId="77777777" w:rsidR="002607B5" w:rsidRPr="00323C34" w:rsidRDefault="002607B5" w:rsidP="002607B5">
            <w:pPr>
              <w:spacing w:after="160"/>
              <w:rPr>
                <w:b w:val="0"/>
                <w:bCs/>
              </w:rPr>
            </w:pPr>
            <w:r w:rsidRPr="00323C34">
              <w:rPr>
                <w:bCs/>
              </w:rPr>
              <w:t>Version</w:t>
            </w:r>
          </w:p>
        </w:tc>
        <w:tc>
          <w:tcPr>
            <w:tcW w:w="943" w:type="pct"/>
            <w:vAlign w:val="center"/>
            <w:hideMark/>
          </w:tcPr>
          <w:p w14:paraId="5CBEDC2B" w14:textId="77777777" w:rsidR="002607B5" w:rsidRPr="00323C34" w:rsidRDefault="002607B5" w:rsidP="002607B5">
            <w:pPr>
              <w:spacing w:after="160"/>
              <w:rPr>
                <w:b w:val="0"/>
                <w:bCs/>
              </w:rPr>
            </w:pPr>
            <w:r w:rsidRPr="00323C34">
              <w:rPr>
                <w:bCs/>
              </w:rPr>
              <w:t>Date</w:t>
            </w:r>
          </w:p>
        </w:tc>
        <w:tc>
          <w:tcPr>
            <w:tcW w:w="3431" w:type="pct"/>
            <w:vAlign w:val="center"/>
            <w:hideMark/>
          </w:tcPr>
          <w:p w14:paraId="2111379D" w14:textId="77777777" w:rsidR="002607B5" w:rsidRPr="00323C34" w:rsidRDefault="002607B5" w:rsidP="002607B5">
            <w:pPr>
              <w:spacing w:after="160"/>
              <w:rPr>
                <w:b w:val="0"/>
                <w:bCs/>
              </w:rPr>
            </w:pPr>
            <w:r w:rsidRPr="00323C34">
              <w:rPr>
                <w:bCs/>
              </w:rPr>
              <w:t>Description</w:t>
            </w:r>
          </w:p>
        </w:tc>
      </w:tr>
      <w:tr w:rsidR="002607B5" w:rsidRPr="00323C34" w14:paraId="17967DEF" w14:textId="77777777" w:rsidTr="00CD5CFB">
        <w:tc>
          <w:tcPr>
            <w:tcW w:w="626" w:type="pct"/>
            <w:vAlign w:val="center"/>
            <w:hideMark/>
          </w:tcPr>
          <w:p w14:paraId="33B22150" w14:textId="77777777" w:rsidR="002607B5" w:rsidRPr="00323C34" w:rsidRDefault="002607B5" w:rsidP="002607B5">
            <w:pPr>
              <w:spacing w:after="160"/>
            </w:pPr>
            <w:r>
              <w:t>0.1</w:t>
            </w:r>
          </w:p>
        </w:tc>
        <w:tc>
          <w:tcPr>
            <w:tcW w:w="943" w:type="pct"/>
            <w:vAlign w:val="center"/>
            <w:hideMark/>
          </w:tcPr>
          <w:p w14:paraId="53B4BEC5" w14:textId="375C528E" w:rsidR="002607B5" w:rsidRPr="00323C34" w:rsidRDefault="00784E8B" w:rsidP="002607B5">
            <w:pPr>
              <w:spacing w:after="160"/>
            </w:pPr>
            <w:r>
              <w:t>11 June</w:t>
            </w:r>
            <w:r w:rsidR="002607B5">
              <w:t xml:space="preserve"> 2026</w:t>
            </w:r>
          </w:p>
        </w:tc>
        <w:tc>
          <w:tcPr>
            <w:tcW w:w="3431" w:type="pct"/>
            <w:vAlign w:val="center"/>
            <w:hideMark/>
          </w:tcPr>
          <w:p w14:paraId="58077B0F" w14:textId="5817B852" w:rsidR="002607B5" w:rsidRPr="00323C34" w:rsidRDefault="002607B5" w:rsidP="002607B5">
            <w:pPr>
              <w:spacing w:after="160"/>
            </w:pPr>
            <w:r>
              <w:t>Initial draft</w:t>
            </w:r>
          </w:p>
        </w:tc>
      </w:tr>
      <w:tr w:rsidR="008337FC" w:rsidRPr="00323C34" w14:paraId="596D677A" w14:textId="77777777" w:rsidTr="00CD5CFB">
        <w:tc>
          <w:tcPr>
            <w:tcW w:w="626" w:type="pct"/>
            <w:vAlign w:val="center"/>
          </w:tcPr>
          <w:p w14:paraId="486DF9C4" w14:textId="6101C0FD" w:rsidR="008337FC" w:rsidRDefault="008337FC" w:rsidP="002607B5">
            <w:pPr>
              <w:spacing w:after="160"/>
            </w:pPr>
            <w:r>
              <w:rPr>
                <w:rFonts w:hint="eastAsia"/>
              </w:rPr>
              <w:t>0.2</w:t>
            </w:r>
          </w:p>
        </w:tc>
        <w:tc>
          <w:tcPr>
            <w:tcW w:w="943" w:type="pct"/>
            <w:vAlign w:val="center"/>
          </w:tcPr>
          <w:p w14:paraId="3E13A7E6" w14:textId="35C61AC2" w:rsidR="008337FC" w:rsidRDefault="00231225" w:rsidP="002607B5">
            <w:pPr>
              <w:spacing w:after="160"/>
            </w:pPr>
            <w:r>
              <w:rPr>
                <w:rFonts w:hint="eastAsia"/>
              </w:rPr>
              <w:t>19 June 2026</w:t>
            </w:r>
          </w:p>
        </w:tc>
        <w:tc>
          <w:tcPr>
            <w:tcW w:w="3431" w:type="pct"/>
            <w:vAlign w:val="center"/>
          </w:tcPr>
          <w:p w14:paraId="131CF847" w14:textId="61C5D472" w:rsidR="008337FC" w:rsidRPr="0075221E" w:rsidRDefault="00231225" w:rsidP="002607B5">
            <w:pPr>
              <w:spacing w:after="160"/>
            </w:pPr>
            <w:r>
              <w:rPr>
                <w:rFonts w:hint="eastAsia"/>
              </w:rPr>
              <w:t xml:space="preserve">Added Approval Status table, </w:t>
            </w:r>
            <w:r w:rsidR="0075221E">
              <w:rPr>
                <w:rFonts w:hint="eastAsia"/>
              </w:rPr>
              <w:t xml:space="preserve">added </w:t>
            </w:r>
            <w:r w:rsidR="0075221E">
              <w:t>High-Risk Work, Equipment and Vehicles</w:t>
            </w:r>
            <w:r w:rsidR="0075221E">
              <w:rPr>
                <w:rFonts w:hint="eastAsia"/>
              </w:rPr>
              <w:t xml:space="preserve"> to NOP W</w:t>
            </w:r>
            <w:r w:rsidR="0075221E">
              <w:t>o</w:t>
            </w:r>
            <w:r w:rsidR="0075221E">
              <w:rPr>
                <w:rFonts w:hint="eastAsia"/>
              </w:rPr>
              <w:t>rk Involvement (renamed from NOP Type)</w:t>
            </w:r>
          </w:p>
        </w:tc>
      </w:tr>
      <w:tr w:rsidR="00CE567A" w:rsidRPr="00323C34" w14:paraId="16BB0484" w14:textId="77777777" w:rsidTr="00CD5CFB">
        <w:tc>
          <w:tcPr>
            <w:tcW w:w="626" w:type="pct"/>
            <w:vAlign w:val="center"/>
          </w:tcPr>
          <w:p w14:paraId="52274AE6" w14:textId="70C19201" w:rsidR="00CE567A" w:rsidRDefault="00CE567A" w:rsidP="002607B5">
            <w:pPr>
              <w:spacing w:after="160"/>
            </w:pPr>
            <w:r>
              <w:t>0.3</w:t>
            </w:r>
          </w:p>
        </w:tc>
        <w:tc>
          <w:tcPr>
            <w:tcW w:w="943" w:type="pct"/>
            <w:vAlign w:val="center"/>
          </w:tcPr>
          <w:p w14:paraId="48714886" w14:textId="125555F5" w:rsidR="00CE567A" w:rsidRDefault="00AC0607" w:rsidP="002607B5">
            <w:pPr>
              <w:spacing w:after="160"/>
            </w:pPr>
            <w:r>
              <w:t>1 July 2026</w:t>
            </w:r>
          </w:p>
        </w:tc>
        <w:tc>
          <w:tcPr>
            <w:tcW w:w="3431" w:type="pct"/>
            <w:vAlign w:val="center"/>
          </w:tcPr>
          <w:p w14:paraId="3CF82548" w14:textId="2822A1F3" w:rsidR="00CE567A" w:rsidRDefault="00AC0607" w:rsidP="002607B5">
            <w:pPr>
              <w:spacing w:after="160"/>
            </w:pPr>
            <w:r>
              <w:t>Comments from ISFM</w:t>
            </w:r>
          </w:p>
        </w:tc>
      </w:tr>
      <w:tr w:rsidR="008337FC" w:rsidRPr="00323C34" w14:paraId="3D8FD3D6" w14:textId="77777777" w:rsidTr="00CD5CFB">
        <w:tc>
          <w:tcPr>
            <w:tcW w:w="626" w:type="pct"/>
            <w:vAlign w:val="center"/>
          </w:tcPr>
          <w:p w14:paraId="4215641B" w14:textId="15843B22" w:rsidR="008337FC" w:rsidRDefault="008337FC" w:rsidP="002607B5">
            <w:pPr>
              <w:spacing w:after="160"/>
            </w:pPr>
            <w:r>
              <w:t>0.3</w:t>
            </w:r>
            <w:r w:rsidR="009379EF">
              <w:t>1</w:t>
            </w:r>
          </w:p>
        </w:tc>
        <w:tc>
          <w:tcPr>
            <w:tcW w:w="943" w:type="pct"/>
            <w:vAlign w:val="center"/>
          </w:tcPr>
          <w:p w14:paraId="3B1FEBD6" w14:textId="23CEF6AA" w:rsidR="008337FC" w:rsidRDefault="00AB640D" w:rsidP="002607B5">
            <w:pPr>
              <w:spacing w:after="160"/>
            </w:pPr>
            <w:r>
              <w:t>20</w:t>
            </w:r>
            <w:r w:rsidR="00231225">
              <w:t xml:space="preserve"> July 2026</w:t>
            </w:r>
          </w:p>
        </w:tc>
        <w:tc>
          <w:tcPr>
            <w:tcW w:w="3431" w:type="pct"/>
            <w:vAlign w:val="center"/>
          </w:tcPr>
          <w:p w14:paraId="639E5346" w14:textId="77777777" w:rsidR="004C3EF5" w:rsidRDefault="006C1308" w:rsidP="002607B5">
            <w:pPr>
              <w:spacing w:after="160"/>
            </w:pPr>
            <w:r>
              <w:t>Revised Section 4.2 - 4.6 on NOP application form</w:t>
            </w:r>
            <w:r w:rsidR="004C3EF5">
              <w:t>,</w:t>
            </w:r>
            <w:r w:rsidR="00231225">
              <w:t xml:space="preserve"> Urgent NOP workflow and review corrections</w:t>
            </w:r>
            <w:r w:rsidR="004C3EF5">
              <w:t>.</w:t>
            </w:r>
          </w:p>
          <w:p w14:paraId="393E2A2A" w14:textId="618FDD5B" w:rsidR="00736C45" w:rsidRDefault="00736C45" w:rsidP="002607B5">
            <w:pPr>
              <w:spacing w:after="160"/>
            </w:pPr>
            <w:r>
              <w:t>Revised some items in Section 5 on Approval Actions</w:t>
            </w:r>
            <w:r w:rsidR="002C0842">
              <w:t xml:space="preserve"> and </w:t>
            </w:r>
            <w:r w:rsidR="00051CB2">
              <w:t>Routing</w:t>
            </w:r>
          </w:p>
          <w:p w14:paraId="13DD7902" w14:textId="77777777" w:rsidR="008337FC" w:rsidRDefault="004C3EF5" w:rsidP="002607B5">
            <w:pPr>
              <w:spacing w:after="160"/>
            </w:pPr>
            <w:r>
              <w:t xml:space="preserve">Added Section 7 on </w:t>
            </w:r>
            <w:r w:rsidR="00672909">
              <w:t>NOP Register</w:t>
            </w:r>
            <w:r>
              <w:t>, approver views and summary export</w:t>
            </w:r>
          </w:p>
          <w:p w14:paraId="49AE44BD" w14:textId="3E643983" w:rsidR="004C3EF5" w:rsidRPr="0075221E" w:rsidRDefault="004C3EF5" w:rsidP="002607B5">
            <w:pPr>
              <w:spacing w:after="160"/>
            </w:pPr>
            <w:r>
              <w:t>Updated Open Items questions</w:t>
            </w:r>
          </w:p>
        </w:tc>
      </w:tr>
      <w:tr w:rsidR="000D5417" w:rsidRPr="00323C34" w14:paraId="5DB5879A" w14:textId="77777777" w:rsidTr="00CD5CFB">
        <w:tc>
          <w:tcPr>
            <w:tcW w:w="626" w:type="pct"/>
            <w:vAlign w:val="center"/>
          </w:tcPr>
          <w:p w14:paraId="29A2B389" w14:textId="476BA262" w:rsidR="000D5417" w:rsidRDefault="000D5417" w:rsidP="002607B5">
            <w:pPr>
              <w:spacing w:after="160"/>
            </w:pPr>
            <w:r>
              <w:t>0.4</w:t>
            </w:r>
          </w:p>
        </w:tc>
        <w:tc>
          <w:tcPr>
            <w:tcW w:w="943" w:type="pct"/>
            <w:vAlign w:val="center"/>
          </w:tcPr>
          <w:p w14:paraId="61CE6037" w14:textId="647F896B" w:rsidR="000D5417" w:rsidRDefault="004206B1" w:rsidP="002607B5">
            <w:pPr>
              <w:spacing w:after="160"/>
            </w:pPr>
            <w:r>
              <w:t>6</w:t>
            </w:r>
            <w:r w:rsidR="000D5417">
              <w:t xml:space="preserve"> Aug 2026</w:t>
            </w:r>
          </w:p>
        </w:tc>
        <w:tc>
          <w:tcPr>
            <w:tcW w:w="3431" w:type="pct"/>
            <w:vAlign w:val="center"/>
          </w:tcPr>
          <w:p w14:paraId="454E08D4" w14:textId="68C669E0" w:rsidR="000D5417" w:rsidRDefault="004206B1" w:rsidP="002607B5">
            <w:pPr>
              <w:spacing w:after="160"/>
            </w:pPr>
            <w:r>
              <w:t>Added</w:t>
            </w:r>
            <w:r w:rsidR="008D014C">
              <w:t xml:space="preserve"> Roles Action </w:t>
            </w:r>
            <w:r w:rsidR="00B30079">
              <w:t>matrice</w:t>
            </w:r>
            <w:r w:rsidR="00ED4441">
              <w:t>, updates stakeholders</w:t>
            </w:r>
            <w:r w:rsidR="00B30079">
              <w:t xml:space="preserve"> description, </w:t>
            </w:r>
            <w:r w:rsidR="00ED4441">
              <w:t>LO details</w:t>
            </w:r>
            <w:r w:rsidR="007842AF">
              <w:t>, permit statuses and transitions</w:t>
            </w:r>
            <w:r w:rsidR="009104B1">
              <w:t>, group approval assignments</w:t>
            </w:r>
          </w:p>
        </w:tc>
      </w:tr>
      <w:tr w:rsidR="00942AEB" w:rsidRPr="00323C34" w14:paraId="11174E6C" w14:textId="77777777" w:rsidTr="00CD5CFB">
        <w:tc>
          <w:tcPr>
            <w:tcW w:w="626" w:type="pct"/>
            <w:vAlign w:val="center"/>
          </w:tcPr>
          <w:p w14:paraId="42724DF6" w14:textId="066A9AB6" w:rsidR="00942AEB" w:rsidRDefault="00942AEB" w:rsidP="002607B5">
            <w:pPr>
              <w:spacing w:after="160"/>
            </w:pPr>
            <w:r>
              <w:t>0.5</w:t>
            </w:r>
          </w:p>
        </w:tc>
        <w:tc>
          <w:tcPr>
            <w:tcW w:w="943" w:type="pct"/>
            <w:vAlign w:val="center"/>
          </w:tcPr>
          <w:p w14:paraId="3625C004" w14:textId="7038048D" w:rsidR="00942AEB" w:rsidRDefault="00046B80" w:rsidP="002607B5">
            <w:pPr>
              <w:spacing w:after="160"/>
            </w:pPr>
            <w:r>
              <w:t>6</w:t>
            </w:r>
            <w:r w:rsidR="00942AEB">
              <w:t xml:space="preserve"> Sept 2026</w:t>
            </w:r>
          </w:p>
        </w:tc>
        <w:tc>
          <w:tcPr>
            <w:tcW w:w="3431" w:type="pct"/>
            <w:vAlign w:val="center"/>
          </w:tcPr>
          <w:p w14:paraId="614437A3" w14:textId="4DB20F50" w:rsidR="00942AEB" w:rsidRDefault="00C826A3" w:rsidP="002607B5">
            <w:pPr>
              <w:spacing w:after="160"/>
            </w:pPr>
            <w:r>
              <w:t>Revised NOP roles and permissions, Liaison Officer pre-screening, IPA and document completion</w:t>
            </w:r>
            <w:r w:rsidR="001A4DD4">
              <w:t xml:space="preserve"> rules, lifecycle workflows and notifications. Added updated process diagrams.</w:t>
            </w:r>
          </w:p>
        </w:tc>
      </w:tr>
    </w:tbl>
    <w:p w14:paraId="08BD9822" w14:textId="6073B30F" w:rsidR="00E840B6" w:rsidRPr="00323C34" w:rsidRDefault="00E840B6" w:rsidP="003B0969">
      <w:pPr>
        <w:pStyle w:val="Heading2"/>
      </w:pPr>
      <w:bookmarkStart w:id="2" w:name="_Toc235466320"/>
      <w:r w:rsidRPr="00323C34">
        <w:t>Definitions, Abbre</w:t>
      </w:r>
      <w:r w:rsidR="00A520A4" w:rsidRPr="00323C34">
        <w:t>viations, Acronyms</w:t>
      </w:r>
      <w:bookmarkEnd w:id="2"/>
    </w:p>
    <w:tbl>
      <w:tblPr>
        <w:tblStyle w:val="TableGrid"/>
        <w:tblW w:w="5000" w:type="pct"/>
        <w:tblLook w:val="04A0" w:firstRow="1" w:lastRow="0" w:firstColumn="1" w:lastColumn="0" w:noHBand="0" w:noVBand="1"/>
      </w:tblPr>
      <w:tblGrid>
        <w:gridCol w:w="1563"/>
        <w:gridCol w:w="7453"/>
      </w:tblGrid>
      <w:tr w:rsidR="00A520A4" w:rsidRPr="00323C34" w14:paraId="51A2634A" w14:textId="77777777" w:rsidTr="002979D4">
        <w:trPr>
          <w:cnfStyle w:val="100000000000" w:firstRow="1" w:lastRow="0" w:firstColumn="0" w:lastColumn="0" w:oddVBand="0" w:evenVBand="0" w:oddHBand="0" w:evenHBand="0" w:firstRowFirstColumn="0" w:firstRowLastColumn="0" w:lastRowFirstColumn="0" w:lastRowLastColumn="0"/>
        </w:trPr>
        <w:tc>
          <w:tcPr>
            <w:tcW w:w="867" w:type="pct"/>
            <w:hideMark/>
          </w:tcPr>
          <w:p w14:paraId="23D4606D" w14:textId="77777777" w:rsidR="00A520A4" w:rsidRPr="00323C34" w:rsidRDefault="00A520A4" w:rsidP="00A520A4">
            <w:pPr>
              <w:spacing w:after="160"/>
              <w:rPr>
                <w:b w:val="0"/>
                <w:bCs/>
              </w:rPr>
            </w:pPr>
            <w:r w:rsidRPr="00323C34">
              <w:rPr>
                <w:bCs/>
              </w:rPr>
              <w:t>Term</w:t>
            </w:r>
          </w:p>
        </w:tc>
        <w:tc>
          <w:tcPr>
            <w:tcW w:w="4133" w:type="pct"/>
            <w:hideMark/>
          </w:tcPr>
          <w:p w14:paraId="2583F032" w14:textId="77777777" w:rsidR="00A520A4" w:rsidRPr="00323C34" w:rsidRDefault="00A520A4" w:rsidP="00A520A4">
            <w:pPr>
              <w:spacing w:after="160"/>
              <w:rPr>
                <w:b w:val="0"/>
                <w:bCs/>
              </w:rPr>
            </w:pPr>
            <w:r w:rsidRPr="00323C34">
              <w:rPr>
                <w:bCs/>
              </w:rPr>
              <w:t>Definition</w:t>
            </w:r>
          </w:p>
        </w:tc>
      </w:tr>
      <w:tr w:rsidR="00A520A4" w:rsidRPr="00323C34" w14:paraId="3D5C2844" w14:textId="77777777" w:rsidTr="002979D4">
        <w:tc>
          <w:tcPr>
            <w:tcW w:w="867" w:type="pct"/>
            <w:hideMark/>
          </w:tcPr>
          <w:p w14:paraId="5DC7DF67" w14:textId="77777777" w:rsidR="00A520A4" w:rsidRPr="00323C34" w:rsidRDefault="00A520A4" w:rsidP="00A520A4">
            <w:pPr>
              <w:spacing w:after="160"/>
            </w:pPr>
            <w:r>
              <w:t>2FA</w:t>
            </w:r>
          </w:p>
        </w:tc>
        <w:tc>
          <w:tcPr>
            <w:tcW w:w="4133" w:type="pct"/>
            <w:hideMark/>
          </w:tcPr>
          <w:p w14:paraId="57D2643C" w14:textId="77777777" w:rsidR="00A520A4" w:rsidRPr="00323C34" w:rsidRDefault="00A520A4" w:rsidP="00A520A4">
            <w:pPr>
              <w:spacing w:after="160"/>
            </w:pPr>
            <w:r>
              <w:t>Two-Factor Authentication</w:t>
            </w:r>
          </w:p>
        </w:tc>
      </w:tr>
      <w:tr w:rsidR="00A520A4" w:rsidRPr="00323C34" w14:paraId="120054AA" w14:textId="77777777" w:rsidTr="002979D4">
        <w:tc>
          <w:tcPr>
            <w:tcW w:w="867" w:type="pct"/>
            <w:hideMark/>
          </w:tcPr>
          <w:p w14:paraId="138183B6" w14:textId="77777777" w:rsidR="00A520A4" w:rsidRPr="00323C34" w:rsidRDefault="00A520A4" w:rsidP="00A520A4">
            <w:pPr>
              <w:spacing w:after="160"/>
            </w:pPr>
            <w:r>
              <w:t>AD</w:t>
            </w:r>
          </w:p>
        </w:tc>
        <w:tc>
          <w:tcPr>
            <w:tcW w:w="4133" w:type="pct"/>
            <w:hideMark/>
          </w:tcPr>
          <w:p w14:paraId="6AA689C6" w14:textId="77777777" w:rsidR="00A520A4" w:rsidRPr="00323C34" w:rsidRDefault="00A520A4" w:rsidP="00A520A4">
            <w:pPr>
              <w:spacing w:after="160"/>
            </w:pPr>
            <w:r>
              <w:t>Active Directory</w:t>
            </w:r>
          </w:p>
        </w:tc>
      </w:tr>
      <w:tr w:rsidR="00A520A4" w:rsidRPr="00323C34" w14:paraId="7A50F436" w14:textId="77777777" w:rsidTr="002979D4">
        <w:tc>
          <w:tcPr>
            <w:tcW w:w="867" w:type="pct"/>
            <w:hideMark/>
          </w:tcPr>
          <w:p w14:paraId="31BCA82B" w14:textId="77777777" w:rsidR="00A520A4" w:rsidRPr="00323C34" w:rsidRDefault="00A520A4" w:rsidP="00A520A4">
            <w:pPr>
              <w:spacing w:after="160"/>
            </w:pPr>
            <w:r>
              <w:t>BAU</w:t>
            </w:r>
          </w:p>
        </w:tc>
        <w:tc>
          <w:tcPr>
            <w:tcW w:w="4133" w:type="pct"/>
            <w:hideMark/>
          </w:tcPr>
          <w:p w14:paraId="2D8C4C1E" w14:textId="77777777" w:rsidR="00A520A4" w:rsidRPr="00323C34" w:rsidRDefault="00A520A4" w:rsidP="00A520A4">
            <w:pPr>
              <w:spacing w:after="160"/>
            </w:pPr>
            <w:r>
              <w:t>Business As Usual</w:t>
            </w:r>
          </w:p>
        </w:tc>
      </w:tr>
      <w:tr w:rsidR="00A520A4" w:rsidRPr="00323C34" w14:paraId="75A959BD" w14:textId="77777777" w:rsidTr="002979D4">
        <w:tc>
          <w:tcPr>
            <w:tcW w:w="867" w:type="pct"/>
            <w:hideMark/>
          </w:tcPr>
          <w:p w14:paraId="0EB5A93E" w14:textId="1B5E1728" w:rsidR="00A520A4" w:rsidRPr="00323C34" w:rsidRDefault="00E96F7C" w:rsidP="00A520A4">
            <w:pPr>
              <w:spacing w:after="160"/>
            </w:pPr>
            <w:r>
              <w:t>CMS</w:t>
            </w:r>
          </w:p>
        </w:tc>
        <w:tc>
          <w:tcPr>
            <w:tcW w:w="4133" w:type="pct"/>
            <w:hideMark/>
          </w:tcPr>
          <w:p w14:paraId="6A2A591B" w14:textId="77777777" w:rsidR="00A520A4" w:rsidRPr="00323C34" w:rsidRDefault="00A520A4" w:rsidP="00A520A4">
            <w:pPr>
              <w:spacing w:after="160"/>
            </w:pPr>
            <w:r>
              <w:t>Case Management System</w:t>
            </w:r>
          </w:p>
        </w:tc>
      </w:tr>
      <w:tr w:rsidR="00A520A4" w:rsidRPr="00323C34" w14:paraId="4FD7F4EF" w14:textId="77777777" w:rsidTr="002979D4">
        <w:tc>
          <w:tcPr>
            <w:tcW w:w="867" w:type="pct"/>
            <w:hideMark/>
          </w:tcPr>
          <w:p w14:paraId="7CE4AE4E" w14:textId="77777777" w:rsidR="00A520A4" w:rsidRPr="00323C34" w:rsidRDefault="00A520A4" w:rsidP="00A520A4">
            <w:pPr>
              <w:spacing w:after="160"/>
            </w:pPr>
            <w:r>
              <w:lastRenderedPageBreak/>
              <w:t>CMMS</w:t>
            </w:r>
          </w:p>
        </w:tc>
        <w:tc>
          <w:tcPr>
            <w:tcW w:w="4133" w:type="pct"/>
            <w:hideMark/>
          </w:tcPr>
          <w:p w14:paraId="6BFFCFE8" w14:textId="77777777" w:rsidR="00A520A4" w:rsidRPr="00323C34" w:rsidRDefault="00A520A4" w:rsidP="00A520A4">
            <w:pPr>
              <w:spacing w:after="160"/>
            </w:pPr>
            <w:r>
              <w:t>Computerised Maintenance Management System</w:t>
            </w:r>
          </w:p>
        </w:tc>
      </w:tr>
      <w:tr w:rsidR="00A520A4" w:rsidRPr="00323C34" w14:paraId="6815B404" w14:textId="77777777" w:rsidTr="002979D4">
        <w:tc>
          <w:tcPr>
            <w:tcW w:w="867" w:type="pct"/>
            <w:hideMark/>
          </w:tcPr>
          <w:p w14:paraId="2ADC6631" w14:textId="77777777" w:rsidR="00A520A4" w:rsidRPr="00323C34" w:rsidRDefault="00A520A4" w:rsidP="00A520A4">
            <w:pPr>
              <w:spacing w:after="160"/>
            </w:pPr>
            <w:r>
              <w:t>DM</w:t>
            </w:r>
          </w:p>
        </w:tc>
        <w:tc>
          <w:tcPr>
            <w:tcW w:w="4133" w:type="pct"/>
            <w:hideMark/>
          </w:tcPr>
          <w:p w14:paraId="644938D2" w14:textId="77777777" w:rsidR="00A520A4" w:rsidRPr="00323C34" w:rsidRDefault="00A520A4" w:rsidP="00A520A4">
            <w:pPr>
              <w:spacing w:after="160"/>
            </w:pPr>
            <w:r>
              <w:t>Duty Manager</w:t>
            </w:r>
          </w:p>
        </w:tc>
      </w:tr>
      <w:tr w:rsidR="00A520A4" w:rsidRPr="00323C34" w14:paraId="440FB103" w14:textId="77777777" w:rsidTr="002979D4">
        <w:tc>
          <w:tcPr>
            <w:tcW w:w="867" w:type="pct"/>
            <w:hideMark/>
          </w:tcPr>
          <w:p w14:paraId="23A7F497" w14:textId="77777777" w:rsidR="00A520A4" w:rsidRPr="00323C34" w:rsidRDefault="00A520A4" w:rsidP="00A520A4">
            <w:pPr>
              <w:spacing w:after="160"/>
            </w:pPr>
            <w:r>
              <w:t>DO</w:t>
            </w:r>
          </w:p>
        </w:tc>
        <w:tc>
          <w:tcPr>
            <w:tcW w:w="4133" w:type="pct"/>
            <w:hideMark/>
          </w:tcPr>
          <w:p w14:paraId="7D5F1759" w14:textId="77777777" w:rsidR="00A520A4" w:rsidRPr="00323C34" w:rsidRDefault="00A520A4" w:rsidP="00A520A4">
            <w:pPr>
              <w:spacing w:after="160"/>
            </w:pPr>
            <w:r>
              <w:t>Duty Officer</w:t>
            </w:r>
          </w:p>
        </w:tc>
      </w:tr>
      <w:tr w:rsidR="00A520A4" w:rsidRPr="00323C34" w14:paraId="160389DC" w14:textId="77777777" w:rsidTr="002979D4">
        <w:tc>
          <w:tcPr>
            <w:tcW w:w="867" w:type="pct"/>
            <w:hideMark/>
          </w:tcPr>
          <w:p w14:paraId="29068759" w14:textId="77777777" w:rsidR="00A520A4" w:rsidRPr="00323C34" w:rsidRDefault="00A520A4" w:rsidP="00A520A4">
            <w:pPr>
              <w:spacing w:after="160"/>
            </w:pPr>
            <w:r>
              <w:t>FRD</w:t>
            </w:r>
          </w:p>
        </w:tc>
        <w:tc>
          <w:tcPr>
            <w:tcW w:w="4133" w:type="pct"/>
            <w:hideMark/>
          </w:tcPr>
          <w:p w14:paraId="7A833134" w14:textId="77777777" w:rsidR="00A520A4" w:rsidRPr="00323C34" w:rsidRDefault="00A520A4" w:rsidP="00A520A4">
            <w:pPr>
              <w:spacing w:after="160"/>
            </w:pPr>
            <w:r>
              <w:t>Functional Requirements Document</w:t>
            </w:r>
          </w:p>
        </w:tc>
      </w:tr>
      <w:tr w:rsidR="00A520A4" w:rsidRPr="00323C34" w14:paraId="0A7CD770" w14:textId="77777777" w:rsidTr="002979D4">
        <w:tc>
          <w:tcPr>
            <w:tcW w:w="867" w:type="pct"/>
            <w:hideMark/>
          </w:tcPr>
          <w:p w14:paraId="20CC7B0A" w14:textId="77777777" w:rsidR="00A520A4" w:rsidRPr="00323C34" w:rsidRDefault="00A520A4" w:rsidP="00A520A4">
            <w:pPr>
              <w:spacing w:after="160"/>
            </w:pPr>
            <w:r>
              <w:t>HOTO</w:t>
            </w:r>
          </w:p>
        </w:tc>
        <w:tc>
          <w:tcPr>
            <w:tcW w:w="4133" w:type="pct"/>
            <w:hideMark/>
          </w:tcPr>
          <w:p w14:paraId="5F98F85C" w14:textId="77777777" w:rsidR="00A520A4" w:rsidRPr="00323C34" w:rsidRDefault="00A520A4" w:rsidP="00A520A4">
            <w:pPr>
              <w:spacing w:after="160"/>
            </w:pPr>
            <w:r>
              <w:t>Handover and Takeover</w:t>
            </w:r>
          </w:p>
        </w:tc>
      </w:tr>
      <w:tr w:rsidR="00A520A4" w:rsidRPr="00323C34" w14:paraId="51380839" w14:textId="77777777" w:rsidTr="002979D4">
        <w:tc>
          <w:tcPr>
            <w:tcW w:w="867" w:type="pct"/>
            <w:hideMark/>
          </w:tcPr>
          <w:p w14:paraId="72619A62" w14:textId="77777777" w:rsidR="00A520A4" w:rsidRPr="00323C34" w:rsidRDefault="00A520A4" w:rsidP="00A520A4">
            <w:pPr>
              <w:spacing w:after="160"/>
            </w:pPr>
            <w:r>
              <w:t>IIOC</w:t>
            </w:r>
          </w:p>
        </w:tc>
        <w:tc>
          <w:tcPr>
            <w:tcW w:w="4133" w:type="pct"/>
            <w:hideMark/>
          </w:tcPr>
          <w:p w14:paraId="256C925F" w14:textId="77777777" w:rsidR="00A520A4" w:rsidRPr="00323C34" w:rsidRDefault="00A520A4" w:rsidP="00A520A4">
            <w:pPr>
              <w:spacing w:after="160"/>
            </w:pPr>
            <w:r>
              <w:t>Island Integrated Operations Centre</w:t>
            </w:r>
          </w:p>
        </w:tc>
      </w:tr>
      <w:tr w:rsidR="00A520A4" w:rsidRPr="00323C34" w14:paraId="01BD4C25" w14:textId="77777777" w:rsidTr="002979D4">
        <w:tc>
          <w:tcPr>
            <w:tcW w:w="867" w:type="pct"/>
            <w:hideMark/>
          </w:tcPr>
          <w:p w14:paraId="6DA05802" w14:textId="77777777" w:rsidR="00A520A4" w:rsidRPr="00323C34" w:rsidRDefault="00A520A4" w:rsidP="00A520A4">
            <w:pPr>
              <w:spacing w:after="160"/>
            </w:pPr>
            <w:r>
              <w:t>IFM</w:t>
            </w:r>
          </w:p>
        </w:tc>
        <w:tc>
          <w:tcPr>
            <w:tcW w:w="4133" w:type="pct"/>
            <w:hideMark/>
          </w:tcPr>
          <w:p w14:paraId="3B5D34BF" w14:textId="77777777" w:rsidR="00A520A4" w:rsidRPr="00323C34" w:rsidRDefault="00A520A4" w:rsidP="00A520A4">
            <w:pPr>
              <w:spacing w:after="160"/>
            </w:pPr>
            <w:r>
              <w:t>Integrated Facilities Management</w:t>
            </w:r>
          </w:p>
        </w:tc>
      </w:tr>
      <w:tr w:rsidR="00A520A4" w:rsidRPr="00323C34" w14:paraId="1E8497B5" w14:textId="77777777" w:rsidTr="002979D4">
        <w:tc>
          <w:tcPr>
            <w:tcW w:w="867" w:type="pct"/>
            <w:hideMark/>
          </w:tcPr>
          <w:p w14:paraId="0CE2694B" w14:textId="77777777" w:rsidR="00A520A4" w:rsidRPr="00323C34" w:rsidRDefault="00A520A4" w:rsidP="00A520A4">
            <w:pPr>
              <w:spacing w:after="160"/>
            </w:pPr>
            <w:r>
              <w:t>IOH</w:t>
            </w:r>
          </w:p>
        </w:tc>
        <w:tc>
          <w:tcPr>
            <w:tcW w:w="4133" w:type="pct"/>
            <w:hideMark/>
          </w:tcPr>
          <w:p w14:paraId="64EE2169" w14:textId="77777777" w:rsidR="00A520A4" w:rsidRPr="00323C34" w:rsidRDefault="00A520A4" w:rsidP="00A520A4">
            <w:pPr>
              <w:spacing w:after="160"/>
            </w:pPr>
            <w:r>
              <w:t>Integrated Operations Hub</w:t>
            </w:r>
          </w:p>
        </w:tc>
      </w:tr>
      <w:tr w:rsidR="00A520A4" w:rsidRPr="00323C34" w14:paraId="4714B74C" w14:textId="77777777" w:rsidTr="002979D4">
        <w:tc>
          <w:tcPr>
            <w:tcW w:w="867" w:type="pct"/>
            <w:hideMark/>
          </w:tcPr>
          <w:p w14:paraId="5FBCB712" w14:textId="77777777" w:rsidR="00A520A4" w:rsidRPr="00323C34" w:rsidRDefault="00A520A4" w:rsidP="00A520A4">
            <w:pPr>
              <w:spacing w:after="160"/>
            </w:pPr>
            <w:r>
              <w:t>ISS</w:t>
            </w:r>
          </w:p>
        </w:tc>
        <w:tc>
          <w:tcPr>
            <w:tcW w:w="4133" w:type="pct"/>
            <w:hideMark/>
          </w:tcPr>
          <w:p w14:paraId="65C80FD8" w14:textId="77777777" w:rsidR="00A520A4" w:rsidRPr="00323C34" w:rsidRDefault="00A520A4" w:rsidP="00A520A4">
            <w:pPr>
              <w:spacing w:after="160"/>
            </w:pPr>
            <w:r>
              <w:t>Integrated Security System</w:t>
            </w:r>
          </w:p>
        </w:tc>
      </w:tr>
      <w:tr w:rsidR="00A520A4" w:rsidRPr="00323C34" w14:paraId="55396C96" w14:textId="77777777" w:rsidTr="002979D4">
        <w:tc>
          <w:tcPr>
            <w:tcW w:w="867" w:type="pct"/>
            <w:hideMark/>
          </w:tcPr>
          <w:p w14:paraId="00C8B2AF" w14:textId="77777777" w:rsidR="00A520A4" w:rsidRPr="00323C34" w:rsidRDefault="00A520A4" w:rsidP="00A520A4">
            <w:pPr>
              <w:spacing w:after="160"/>
            </w:pPr>
            <w:r>
              <w:t>LO</w:t>
            </w:r>
          </w:p>
        </w:tc>
        <w:tc>
          <w:tcPr>
            <w:tcW w:w="4133" w:type="pct"/>
            <w:hideMark/>
          </w:tcPr>
          <w:p w14:paraId="2E7B8F69" w14:textId="77777777" w:rsidR="00A520A4" w:rsidRPr="00323C34" w:rsidRDefault="00A520A4" w:rsidP="00A520A4">
            <w:pPr>
              <w:spacing w:after="160"/>
            </w:pPr>
            <w:r>
              <w:t>Liaison Officer</w:t>
            </w:r>
          </w:p>
        </w:tc>
      </w:tr>
      <w:tr w:rsidR="00A520A4" w:rsidRPr="00323C34" w14:paraId="1B369FD8" w14:textId="77777777" w:rsidTr="002979D4">
        <w:tc>
          <w:tcPr>
            <w:tcW w:w="867" w:type="pct"/>
            <w:hideMark/>
          </w:tcPr>
          <w:p w14:paraId="43DD8562" w14:textId="77777777" w:rsidR="00A520A4" w:rsidRPr="00323C34" w:rsidRDefault="00A520A4" w:rsidP="00A520A4">
            <w:pPr>
              <w:spacing w:after="160"/>
            </w:pPr>
            <w:r>
              <w:t>MOS</w:t>
            </w:r>
          </w:p>
        </w:tc>
        <w:tc>
          <w:tcPr>
            <w:tcW w:w="4133" w:type="pct"/>
            <w:hideMark/>
          </w:tcPr>
          <w:p w14:paraId="2452E562" w14:textId="77777777" w:rsidR="00A520A4" w:rsidRPr="00323C34" w:rsidRDefault="00A520A4" w:rsidP="00A520A4">
            <w:pPr>
              <w:spacing w:after="160"/>
            </w:pPr>
            <w:r>
              <w:t>Method of Statement</w:t>
            </w:r>
          </w:p>
        </w:tc>
      </w:tr>
      <w:tr w:rsidR="00A520A4" w:rsidRPr="00323C34" w14:paraId="0436EFD4" w14:textId="77777777" w:rsidTr="002979D4">
        <w:tc>
          <w:tcPr>
            <w:tcW w:w="867" w:type="pct"/>
            <w:hideMark/>
          </w:tcPr>
          <w:p w14:paraId="199EE0A3" w14:textId="77777777" w:rsidR="00A520A4" w:rsidRPr="00323C34" w:rsidRDefault="00A520A4" w:rsidP="00A520A4">
            <w:pPr>
              <w:spacing w:after="160"/>
            </w:pPr>
            <w:r>
              <w:t>NCS</w:t>
            </w:r>
          </w:p>
        </w:tc>
        <w:tc>
          <w:tcPr>
            <w:tcW w:w="4133" w:type="pct"/>
            <w:hideMark/>
          </w:tcPr>
          <w:p w14:paraId="7F1C8568" w14:textId="77777777" w:rsidR="00A520A4" w:rsidRPr="00323C34" w:rsidRDefault="00A520A4" w:rsidP="00A520A4">
            <w:pPr>
              <w:spacing w:after="160"/>
            </w:pPr>
            <w:r>
              <w:t>NCS Pte Ltd</w:t>
            </w:r>
          </w:p>
        </w:tc>
      </w:tr>
      <w:tr w:rsidR="00A520A4" w:rsidRPr="00323C34" w14:paraId="74DC0056" w14:textId="77777777" w:rsidTr="002979D4">
        <w:tc>
          <w:tcPr>
            <w:tcW w:w="867" w:type="pct"/>
            <w:hideMark/>
          </w:tcPr>
          <w:p w14:paraId="4A9B5408" w14:textId="77777777" w:rsidR="00A520A4" w:rsidRPr="00323C34" w:rsidRDefault="00A520A4" w:rsidP="00A520A4">
            <w:pPr>
              <w:spacing w:after="160"/>
            </w:pPr>
            <w:r>
              <w:t>NOP</w:t>
            </w:r>
          </w:p>
        </w:tc>
        <w:tc>
          <w:tcPr>
            <w:tcW w:w="4133" w:type="pct"/>
            <w:hideMark/>
          </w:tcPr>
          <w:p w14:paraId="43F3A3B4" w14:textId="77777777" w:rsidR="00A520A4" w:rsidRPr="00323C34" w:rsidRDefault="00A520A4" w:rsidP="00A520A4">
            <w:pPr>
              <w:spacing w:after="160"/>
            </w:pPr>
            <w:r>
              <w:t>No Objection Permit</w:t>
            </w:r>
          </w:p>
        </w:tc>
      </w:tr>
      <w:tr w:rsidR="00A520A4" w:rsidRPr="00323C34" w14:paraId="05C4EBBC" w14:textId="77777777" w:rsidTr="002979D4">
        <w:tc>
          <w:tcPr>
            <w:tcW w:w="867" w:type="pct"/>
            <w:hideMark/>
          </w:tcPr>
          <w:p w14:paraId="3705DC2D" w14:textId="77777777" w:rsidR="00A520A4" w:rsidRPr="00323C34" w:rsidRDefault="00A520A4" w:rsidP="00A520A4">
            <w:pPr>
              <w:spacing w:after="160"/>
            </w:pPr>
            <w:r>
              <w:t>OR Team</w:t>
            </w:r>
          </w:p>
        </w:tc>
        <w:tc>
          <w:tcPr>
            <w:tcW w:w="4133" w:type="pct"/>
            <w:hideMark/>
          </w:tcPr>
          <w:p w14:paraId="76DC8AC7" w14:textId="77777777" w:rsidR="00A520A4" w:rsidRPr="00323C34" w:rsidRDefault="00A520A4" w:rsidP="00A520A4">
            <w:pPr>
              <w:spacing w:after="160"/>
            </w:pPr>
            <w:r>
              <w:t>Operational Resilience Team</w:t>
            </w:r>
          </w:p>
        </w:tc>
      </w:tr>
      <w:tr w:rsidR="00A520A4" w:rsidRPr="00323C34" w14:paraId="2562664A" w14:textId="77777777" w:rsidTr="002979D4">
        <w:tc>
          <w:tcPr>
            <w:tcW w:w="867" w:type="pct"/>
            <w:hideMark/>
          </w:tcPr>
          <w:p w14:paraId="6E942D16" w14:textId="77777777" w:rsidR="00A520A4" w:rsidRPr="00323C34" w:rsidRDefault="00A520A4" w:rsidP="00A520A4">
            <w:pPr>
              <w:spacing w:after="160"/>
            </w:pPr>
            <w:r>
              <w:t>OTP</w:t>
            </w:r>
          </w:p>
        </w:tc>
        <w:tc>
          <w:tcPr>
            <w:tcW w:w="4133" w:type="pct"/>
            <w:hideMark/>
          </w:tcPr>
          <w:p w14:paraId="4592A21F" w14:textId="77777777" w:rsidR="00A520A4" w:rsidRPr="00323C34" w:rsidRDefault="00A520A4" w:rsidP="00A520A4">
            <w:pPr>
              <w:spacing w:after="160"/>
            </w:pPr>
            <w:r>
              <w:t>One-Time Password</w:t>
            </w:r>
          </w:p>
        </w:tc>
      </w:tr>
      <w:tr w:rsidR="00A520A4" w:rsidRPr="00323C34" w14:paraId="539A6CCB" w14:textId="77777777" w:rsidTr="002979D4">
        <w:tc>
          <w:tcPr>
            <w:tcW w:w="867" w:type="pct"/>
            <w:hideMark/>
          </w:tcPr>
          <w:p w14:paraId="4AFAF55B" w14:textId="77777777" w:rsidR="00A520A4" w:rsidRPr="00323C34" w:rsidRDefault="00A520A4" w:rsidP="00A520A4">
            <w:pPr>
              <w:spacing w:after="160"/>
            </w:pPr>
            <w:r>
              <w:t>PTW</w:t>
            </w:r>
          </w:p>
        </w:tc>
        <w:tc>
          <w:tcPr>
            <w:tcW w:w="4133" w:type="pct"/>
            <w:hideMark/>
          </w:tcPr>
          <w:p w14:paraId="18A3810C" w14:textId="77777777" w:rsidR="00A520A4" w:rsidRPr="00323C34" w:rsidRDefault="00A520A4" w:rsidP="00A520A4">
            <w:pPr>
              <w:spacing w:after="160"/>
            </w:pPr>
            <w:r>
              <w:t>Permit to Work</w:t>
            </w:r>
          </w:p>
        </w:tc>
      </w:tr>
      <w:tr w:rsidR="00A520A4" w:rsidRPr="00323C34" w14:paraId="5B98F6F8" w14:textId="77777777" w:rsidTr="002979D4">
        <w:tc>
          <w:tcPr>
            <w:tcW w:w="867" w:type="pct"/>
            <w:hideMark/>
          </w:tcPr>
          <w:p w14:paraId="664C93DE" w14:textId="77777777" w:rsidR="00A520A4" w:rsidRPr="00323C34" w:rsidRDefault="00A520A4" w:rsidP="00A520A4">
            <w:pPr>
              <w:spacing w:after="160"/>
            </w:pPr>
            <w:r>
              <w:t>RA</w:t>
            </w:r>
          </w:p>
        </w:tc>
        <w:tc>
          <w:tcPr>
            <w:tcW w:w="4133" w:type="pct"/>
            <w:hideMark/>
          </w:tcPr>
          <w:p w14:paraId="22D1899C" w14:textId="77777777" w:rsidR="00A520A4" w:rsidRPr="00323C34" w:rsidRDefault="00A520A4" w:rsidP="00A520A4">
            <w:pPr>
              <w:spacing w:after="160"/>
            </w:pPr>
            <w:r>
              <w:t>Risk Assessment</w:t>
            </w:r>
          </w:p>
        </w:tc>
      </w:tr>
      <w:tr w:rsidR="00A520A4" w:rsidRPr="00323C34" w14:paraId="6CC5DA0A" w14:textId="77777777" w:rsidTr="002979D4">
        <w:tc>
          <w:tcPr>
            <w:tcW w:w="867" w:type="pct"/>
            <w:hideMark/>
          </w:tcPr>
          <w:p w14:paraId="16476502" w14:textId="77777777" w:rsidR="00A520A4" w:rsidRPr="00323C34" w:rsidRDefault="00A520A4" w:rsidP="00A520A4">
            <w:pPr>
              <w:spacing w:after="160"/>
            </w:pPr>
            <w:r>
              <w:t>RBAC</w:t>
            </w:r>
          </w:p>
        </w:tc>
        <w:tc>
          <w:tcPr>
            <w:tcW w:w="4133" w:type="pct"/>
            <w:hideMark/>
          </w:tcPr>
          <w:p w14:paraId="4BFABA31" w14:textId="77777777" w:rsidR="00A520A4" w:rsidRPr="00323C34" w:rsidRDefault="00A520A4" w:rsidP="00A520A4">
            <w:pPr>
              <w:spacing w:after="160"/>
            </w:pPr>
            <w:r>
              <w:t>Role-Based Access Control</w:t>
            </w:r>
          </w:p>
        </w:tc>
      </w:tr>
      <w:tr w:rsidR="00413FA1" w:rsidRPr="00323C34" w14:paraId="106AE380" w14:textId="77777777" w:rsidTr="002979D4">
        <w:tc>
          <w:tcPr>
            <w:tcW w:w="867" w:type="pct"/>
          </w:tcPr>
          <w:p w14:paraId="0C39297F" w14:textId="6C8F3C84" w:rsidR="00413FA1" w:rsidRPr="00323C34" w:rsidRDefault="00413FA1" w:rsidP="00A520A4">
            <w:pPr>
              <w:spacing w:after="160"/>
            </w:pPr>
            <w:r>
              <w:t>SDC</w:t>
            </w:r>
          </w:p>
        </w:tc>
        <w:tc>
          <w:tcPr>
            <w:tcW w:w="4133" w:type="pct"/>
          </w:tcPr>
          <w:p w14:paraId="07F9ACE8" w14:textId="2FD9001B" w:rsidR="00413FA1" w:rsidRPr="00323C34" w:rsidRDefault="00413FA1" w:rsidP="00A520A4">
            <w:pPr>
              <w:spacing w:after="160"/>
            </w:pPr>
            <w:r>
              <w:t>Sentosa Development Corporation</w:t>
            </w:r>
          </w:p>
        </w:tc>
      </w:tr>
      <w:tr w:rsidR="00A520A4" w:rsidRPr="00323C34" w14:paraId="4132BA60" w14:textId="77777777" w:rsidTr="002979D4">
        <w:tc>
          <w:tcPr>
            <w:tcW w:w="867" w:type="pct"/>
            <w:hideMark/>
          </w:tcPr>
          <w:p w14:paraId="7D4AB594" w14:textId="77777777" w:rsidR="00A520A4" w:rsidRPr="00323C34" w:rsidRDefault="00A520A4" w:rsidP="00A520A4">
            <w:pPr>
              <w:spacing w:after="160"/>
            </w:pPr>
            <w:r>
              <w:t>SJ</w:t>
            </w:r>
          </w:p>
        </w:tc>
        <w:tc>
          <w:tcPr>
            <w:tcW w:w="4133" w:type="pct"/>
            <w:hideMark/>
          </w:tcPr>
          <w:p w14:paraId="3624EA06" w14:textId="77777777" w:rsidR="00A520A4" w:rsidRPr="00323C34" w:rsidRDefault="00A520A4" w:rsidP="00A520A4">
            <w:pPr>
              <w:spacing w:after="160"/>
            </w:pPr>
            <w:r>
              <w:t>Surbana Jurong</w:t>
            </w:r>
          </w:p>
        </w:tc>
      </w:tr>
      <w:tr w:rsidR="00A520A4" w:rsidRPr="00323C34" w14:paraId="1975F905" w14:textId="77777777" w:rsidTr="002979D4">
        <w:tc>
          <w:tcPr>
            <w:tcW w:w="867" w:type="pct"/>
            <w:hideMark/>
          </w:tcPr>
          <w:p w14:paraId="5224D8AE" w14:textId="77777777" w:rsidR="00A520A4" w:rsidRPr="00323C34" w:rsidRDefault="00A520A4" w:rsidP="00A520A4">
            <w:pPr>
              <w:spacing w:after="160"/>
            </w:pPr>
            <w:r>
              <w:t>UCS</w:t>
            </w:r>
          </w:p>
        </w:tc>
        <w:tc>
          <w:tcPr>
            <w:tcW w:w="4133" w:type="pct"/>
            <w:hideMark/>
          </w:tcPr>
          <w:p w14:paraId="6A9962F3" w14:textId="77777777" w:rsidR="00A520A4" w:rsidRPr="00323C34" w:rsidRDefault="00A520A4" w:rsidP="00A520A4">
            <w:pPr>
              <w:spacing w:after="160"/>
            </w:pPr>
            <w:r>
              <w:t>Unified Command System</w:t>
            </w:r>
          </w:p>
        </w:tc>
      </w:tr>
      <w:tr w:rsidR="00A520A4" w:rsidRPr="00323C34" w14:paraId="05C07AFC" w14:textId="77777777" w:rsidTr="002979D4">
        <w:tc>
          <w:tcPr>
            <w:tcW w:w="867" w:type="pct"/>
            <w:hideMark/>
          </w:tcPr>
          <w:p w14:paraId="5DDEE824" w14:textId="77777777" w:rsidR="00A520A4" w:rsidRPr="00323C34" w:rsidRDefault="00A520A4" w:rsidP="00A520A4">
            <w:pPr>
              <w:spacing w:after="160"/>
            </w:pPr>
            <w:r>
              <w:lastRenderedPageBreak/>
              <w:t>WOG SSO</w:t>
            </w:r>
          </w:p>
        </w:tc>
        <w:tc>
          <w:tcPr>
            <w:tcW w:w="4133" w:type="pct"/>
            <w:hideMark/>
          </w:tcPr>
          <w:p w14:paraId="4B7C972D" w14:textId="77777777" w:rsidR="00A520A4" w:rsidRPr="00323C34" w:rsidRDefault="00A520A4" w:rsidP="00A520A4">
            <w:pPr>
              <w:spacing w:after="160"/>
            </w:pPr>
            <w:r>
              <w:t>Whole-of-Government Single Sign-On</w:t>
            </w:r>
          </w:p>
        </w:tc>
      </w:tr>
    </w:tbl>
    <w:p w14:paraId="21D3E17D" w14:textId="77777777" w:rsidR="003B0969" w:rsidRDefault="003B0969">
      <w:pPr>
        <w:spacing w:before="0" w:after="160" w:line="278" w:lineRule="auto"/>
        <w:rPr>
          <w:rFonts w:eastAsiaTheme="majorEastAsia" w:cstheme="majorBidi"/>
          <w:b/>
          <w:bCs/>
          <w:color w:val="0F4761" w:themeColor="accent1" w:themeShade="BF"/>
          <w:sz w:val="32"/>
          <w:szCs w:val="28"/>
        </w:rPr>
      </w:pPr>
      <w:r>
        <w:br w:type="page"/>
      </w:r>
    </w:p>
    <w:p w14:paraId="2B7726B1" w14:textId="77777777" w:rsidR="00D0074D" w:rsidRDefault="00147645" w:rsidP="00B3554F">
      <w:pPr>
        <w:pStyle w:val="Heading1"/>
        <w:pBdr>
          <w:bottom w:val="single" w:sz="4" w:space="1" w:color="auto"/>
        </w:pBdr>
      </w:pPr>
      <w:bookmarkStart w:id="3" w:name="_Toc235466321"/>
      <w:r>
        <w:lastRenderedPageBreak/>
        <w:t>User Roles and Permissions</w:t>
      </w:r>
      <w:bookmarkEnd w:id="3"/>
    </w:p>
    <w:p w14:paraId="5AFEEBBE" w14:textId="2053873A" w:rsidR="00CF7F15" w:rsidRDefault="00CF7F15" w:rsidP="00CF7F15">
      <w:pPr>
        <w:pStyle w:val="Heading2"/>
      </w:pPr>
      <w:bookmarkStart w:id="4" w:name="_Toc235466322"/>
      <w:ins w:id="5" w:author="Shin Feng WONG" w:date="2026-09-06T19:11:00Z" w16du:dateUtc="2026-09-06T11:11:00Z">
        <w:r>
          <w:t>Account Access</w:t>
        </w:r>
      </w:ins>
    </w:p>
    <w:p w14:paraId="54690F23" w14:textId="052BCD9F" w:rsidR="00740A30" w:rsidRDefault="00CF7F15" w:rsidP="00740A30">
      <w:pPr>
        <w:pStyle w:val="ListParagraph"/>
        <w:numPr>
          <w:ilvl w:val="0"/>
          <w:numId w:val="66"/>
        </w:numPr>
      </w:pPr>
      <w:r>
        <w:t>Access to the NOP module</w:t>
      </w:r>
      <w:r w:rsidR="006369EA">
        <w:t xml:space="preserve">s </w:t>
      </w:r>
      <w:r>
        <w:t>require</w:t>
      </w:r>
      <w:r w:rsidR="005B6D29">
        <w:t>s</w:t>
      </w:r>
      <w:r>
        <w:t xml:space="preserve"> an authenticated user account</w:t>
      </w:r>
      <w:r w:rsidR="00740A30">
        <w:t>.</w:t>
      </w:r>
    </w:p>
    <w:p w14:paraId="5279736B" w14:textId="29F05BDA" w:rsidR="00CF7F15" w:rsidRDefault="00740A30" w:rsidP="00740A30">
      <w:pPr>
        <w:pStyle w:val="ListParagraph"/>
        <w:numPr>
          <w:ilvl w:val="0"/>
          <w:numId w:val="66"/>
        </w:numPr>
      </w:pPr>
      <w:r>
        <w:t xml:space="preserve">Available functions and access to records </w:t>
      </w:r>
      <w:r w:rsidR="005B6D29">
        <w:t>are</w:t>
      </w:r>
      <w:r>
        <w:t xml:space="preserve"> determined by the user’s assigned NOP roles and permissions</w:t>
      </w:r>
      <w:r w:rsidR="002A5587">
        <w:t>.</w:t>
      </w:r>
    </w:p>
    <w:p w14:paraId="151425E7" w14:textId="68340F72" w:rsidR="00D0074D" w:rsidRDefault="002407E1" w:rsidP="003B0969">
      <w:pPr>
        <w:pStyle w:val="Heading2"/>
        <w:rPr>
          <w:highlight w:val="yellow"/>
        </w:rPr>
      </w:pPr>
      <w:commentRangeStart w:id="6"/>
      <w:commentRangeStart w:id="7"/>
      <w:del w:id="8" w:author="Shin Feng WONG" w:date="2026-09-06T19:24:00Z" w16du:dateUtc="2026-09-06T11:24:00Z">
        <w:r w:rsidDel="00DA7891">
          <w:rPr>
            <w:highlight w:val="yellow"/>
          </w:rPr>
          <w:delText>Stakeholders</w:delText>
        </w:r>
        <w:r w:rsidRPr="00000515" w:rsidDel="00DA7891">
          <w:rPr>
            <w:highlight w:val="yellow"/>
          </w:rPr>
          <w:delText xml:space="preserve"> </w:delText>
        </w:r>
      </w:del>
      <w:ins w:id="9" w:author="Shin Feng WONG" w:date="2026-09-06T19:24:00Z" w16du:dateUtc="2026-09-06T11:24:00Z">
        <w:r w:rsidR="00DA7891">
          <w:rPr>
            <w:highlight w:val="yellow"/>
          </w:rPr>
          <w:t>Role</w:t>
        </w:r>
        <w:r w:rsidR="00DA7891" w:rsidRPr="00000515">
          <w:rPr>
            <w:highlight w:val="yellow"/>
          </w:rPr>
          <w:t xml:space="preserve"> </w:t>
        </w:r>
      </w:ins>
      <w:r w:rsidR="00147645" w:rsidRPr="00000515">
        <w:rPr>
          <w:highlight w:val="yellow"/>
        </w:rPr>
        <w:t>Definitions</w:t>
      </w:r>
      <w:bookmarkEnd w:id="4"/>
      <w:commentRangeEnd w:id="6"/>
      <w:r w:rsidR="00DA7891">
        <w:rPr>
          <w:rStyle w:val="CommentReference"/>
          <w:sz w:val="28"/>
          <w:szCs w:val="32"/>
          <w:highlight w:val="yellow"/>
        </w:rPr>
        <w:commentReference w:id="6"/>
      </w:r>
      <w:commentRangeEnd w:id="7"/>
      <w:r w:rsidR="003836DC">
        <w:rPr>
          <w:rStyle w:val="CommentReference"/>
          <w:sz w:val="28"/>
          <w:szCs w:val="32"/>
          <w:highlight w:val="yellow"/>
        </w:rPr>
        <w:commentReference w:id="7"/>
      </w:r>
    </w:p>
    <w:p w14:paraId="4F24B012" w14:textId="2DB0FA51" w:rsidR="002B29EC" w:rsidRDefault="00D45741" w:rsidP="002B29EC">
      <w:ins w:id="10" w:author="Shin Feng WONG" w:date="2026-09-06T19:25:00Z" w16du:dateUtc="2026-09-06T11:25:00Z">
        <w:r>
          <w:t xml:space="preserve">The following </w:t>
        </w:r>
      </w:ins>
      <w:ins w:id="11" w:author="Shin Feng WONG" w:date="2026-09-06T20:19:00Z" w16du:dateUtc="2026-09-06T12:19:00Z">
        <w:r w:rsidR="001F1470">
          <w:t>table</w:t>
        </w:r>
        <w:r w:rsidR="00373054">
          <w:t xml:space="preserve"> defines the roles</w:t>
        </w:r>
      </w:ins>
      <w:ins w:id="12" w:author="Shin Feng WONG" w:date="2026-09-06T19:25:00Z" w16du:dateUtc="2026-09-06T11:25:00Z">
        <w:r>
          <w:t xml:space="preserve"> within the NOP module. </w:t>
        </w:r>
      </w:ins>
      <w:ins w:id="13" w:author="Shin Feng WONG" w:date="2026-09-06T20:06:00Z" w16du:dateUtc="2026-09-06T12:06:00Z">
        <w:r w:rsidR="00FE2DCC">
          <w:t>A user may hol</w:t>
        </w:r>
        <w:r w:rsidR="007C6B77">
          <w:t xml:space="preserve">d </w:t>
        </w:r>
      </w:ins>
      <w:ins w:id="14" w:author="Shin Feng WONG" w:date="2026-09-06T20:19:00Z" w16du:dateUtc="2026-09-06T12:19:00Z">
        <w:r w:rsidR="00373054">
          <w:t xml:space="preserve">more than one </w:t>
        </w:r>
      </w:ins>
      <w:ins w:id="15" w:author="Shin Feng WONG" w:date="2026-09-06T20:06:00Z" w16du:dateUtc="2026-09-06T12:06:00Z">
        <w:r w:rsidR="007C6B77">
          <w:t>authorised NOP roles.</w:t>
        </w:r>
      </w:ins>
    </w:p>
    <w:tbl>
      <w:tblPr>
        <w:tblStyle w:val="SJ"/>
        <w:tblW w:w="0" w:type="auto"/>
        <w:tblLook w:val="04A0" w:firstRow="1" w:lastRow="0" w:firstColumn="1" w:lastColumn="0" w:noHBand="0" w:noVBand="1"/>
      </w:tblPr>
      <w:tblGrid>
        <w:gridCol w:w="2401"/>
        <w:gridCol w:w="6615"/>
      </w:tblGrid>
      <w:tr w:rsidR="00A51C5E" w:rsidRPr="00A51C5E" w14:paraId="7FF2BEE4" w14:textId="77777777" w:rsidTr="00A51C5E">
        <w:trPr>
          <w:cnfStyle w:val="100000000000" w:firstRow="1" w:lastRow="0" w:firstColumn="0" w:lastColumn="0" w:oddVBand="0" w:evenVBand="0" w:oddHBand="0" w:evenHBand="0" w:firstRowFirstColumn="0" w:firstRowLastColumn="0" w:lastRowFirstColumn="0" w:lastRowLastColumn="0"/>
        </w:trPr>
        <w:tc>
          <w:tcPr>
            <w:tcW w:w="0" w:type="auto"/>
            <w:hideMark/>
          </w:tcPr>
          <w:p w14:paraId="5AB97C9A" w14:textId="77777777" w:rsidR="00A51C5E" w:rsidRPr="00A51C5E" w:rsidRDefault="00A51C5E" w:rsidP="00A51C5E">
            <w:r w:rsidRPr="00A51C5E">
              <w:t>Role</w:t>
            </w:r>
          </w:p>
        </w:tc>
        <w:tc>
          <w:tcPr>
            <w:tcW w:w="0" w:type="auto"/>
            <w:hideMark/>
          </w:tcPr>
          <w:p w14:paraId="18EE1044" w14:textId="77777777" w:rsidR="00A51C5E" w:rsidRPr="00A51C5E" w:rsidRDefault="00A51C5E" w:rsidP="00A51C5E">
            <w:r w:rsidRPr="00A51C5E">
              <w:t>Description</w:t>
            </w:r>
          </w:p>
        </w:tc>
      </w:tr>
      <w:tr w:rsidR="00A51C5E" w:rsidRPr="00A51C5E" w14:paraId="743C5D5D" w14:textId="77777777" w:rsidTr="00A51C5E">
        <w:tc>
          <w:tcPr>
            <w:tcW w:w="0" w:type="auto"/>
            <w:hideMark/>
          </w:tcPr>
          <w:p w14:paraId="1E9227E4" w14:textId="77777777" w:rsidR="00A51C5E" w:rsidRPr="00A51C5E" w:rsidRDefault="00A51C5E" w:rsidP="00A51C5E">
            <w:r w:rsidRPr="00A51C5E">
              <w:t>NOP Business Owner</w:t>
            </w:r>
          </w:p>
        </w:tc>
        <w:tc>
          <w:tcPr>
            <w:tcW w:w="0" w:type="auto"/>
            <w:hideMark/>
          </w:tcPr>
          <w:p w14:paraId="6811216E" w14:textId="4C73F367" w:rsidR="00A51C5E" w:rsidRPr="00A51C5E" w:rsidRDefault="00A51C5E" w:rsidP="00A51C5E">
            <w:r w:rsidRPr="00A51C5E">
              <w:t>Sets NOP policies and appoints the NOP Operations Admin</w:t>
            </w:r>
            <w:r w:rsidR="00244B78">
              <w:t xml:space="preserve"> to execute</w:t>
            </w:r>
            <w:r w:rsidRPr="00A51C5E">
              <w:t>.</w:t>
            </w:r>
          </w:p>
        </w:tc>
      </w:tr>
      <w:tr w:rsidR="00A51C5E" w:rsidRPr="00A51C5E" w14:paraId="680D0E10" w14:textId="77777777" w:rsidTr="00A51C5E">
        <w:tc>
          <w:tcPr>
            <w:tcW w:w="0" w:type="auto"/>
            <w:hideMark/>
          </w:tcPr>
          <w:p w14:paraId="4AD6A1E9" w14:textId="77777777" w:rsidR="00A51C5E" w:rsidRPr="00A51C5E" w:rsidRDefault="00A51C5E" w:rsidP="00A51C5E">
            <w:r w:rsidRPr="00A51C5E">
              <w:t>NOP Operations Admin</w:t>
            </w:r>
          </w:p>
        </w:tc>
        <w:tc>
          <w:tcPr>
            <w:tcW w:w="0" w:type="auto"/>
            <w:hideMark/>
          </w:tcPr>
          <w:p w14:paraId="270E3B7E" w14:textId="523D326A" w:rsidR="00A51C5E" w:rsidRPr="00A51C5E" w:rsidRDefault="00A51C5E" w:rsidP="00A51C5E">
            <w:r w:rsidRPr="00A51C5E">
              <w:t xml:space="preserve">Manages the NOP module, </w:t>
            </w:r>
            <w:r w:rsidR="00A62AAA">
              <w:t xml:space="preserve">users, </w:t>
            </w:r>
            <w:r w:rsidRPr="00A51C5E">
              <w:t>maintains approval routing</w:t>
            </w:r>
            <w:r w:rsidR="006A0CD2">
              <w:t xml:space="preserve"> and submitted applications, including approval and lifecycle actions</w:t>
            </w:r>
            <w:r>
              <w:t>.</w:t>
            </w:r>
          </w:p>
        </w:tc>
      </w:tr>
      <w:tr w:rsidR="00A51C5E" w:rsidRPr="00A51C5E" w14:paraId="3A8D5B6A" w14:textId="77777777" w:rsidTr="00A51C5E">
        <w:tc>
          <w:tcPr>
            <w:tcW w:w="0" w:type="auto"/>
            <w:hideMark/>
          </w:tcPr>
          <w:p w14:paraId="57E16BFB" w14:textId="77777777" w:rsidR="00A51C5E" w:rsidRPr="00A51C5E" w:rsidRDefault="00A51C5E" w:rsidP="00A51C5E">
            <w:r w:rsidRPr="00A51C5E">
              <w:t>Stakeholder Manager</w:t>
            </w:r>
          </w:p>
        </w:tc>
        <w:tc>
          <w:tcPr>
            <w:tcW w:w="0" w:type="auto"/>
            <w:hideMark/>
          </w:tcPr>
          <w:p w14:paraId="63485203" w14:textId="77777777" w:rsidR="00A51C5E" w:rsidRDefault="00A51C5E" w:rsidP="00A51C5E">
            <w:r w:rsidRPr="00A51C5E">
              <w:t>Manages users and their permitted roles within their own organisation.</w:t>
            </w:r>
          </w:p>
          <w:p w14:paraId="7DF852CC" w14:textId="69830AF5" w:rsidR="00A51C5E" w:rsidRPr="00A51C5E" w:rsidRDefault="00A51C5E" w:rsidP="00A51C5E">
            <w:r w:rsidRPr="00A51C5E">
              <w:t>May also act as an Applicant, Liaison Officer or Approver when authorised.</w:t>
            </w:r>
          </w:p>
        </w:tc>
      </w:tr>
      <w:tr w:rsidR="00A51C5E" w:rsidRPr="00A51C5E" w14:paraId="07B130A0" w14:textId="77777777" w:rsidTr="00A51C5E">
        <w:tc>
          <w:tcPr>
            <w:tcW w:w="0" w:type="auto"/>
            <w:hideMark/>
          </w:tcPr>
          <w:p w14:paraId="5BF8BC5C" w14:textId="77777777" w:rsidR="00A51C5E" w:rsidRPr="00A51C5E" w:rsidRDefault="00A51C5E" w:rsidP="00A51C5E">
            <w:r w:rsidRPr="00A51C5E">
              <w:t>Applicant</w:t>
            </w:r>
          </w:p>
        </w:tc>
        <w:tc>
          <w:tcPr>
            <w:tcW w:w="0" w:type="auto"/>
            <w:hideMark/>
          </w:tcPr>
          <w:p w14:paraId="707046D7" w14:textId="77777777" w:rsidR="009B5451" w:rsidRDefault="009B5451" w:rsidP="00A51C5E">
            <w:r>
              <w:t>Creates and submits NOP applications, provides supporting documents and responds to requests for changes.</w:t>
            </w:r>
          </w:p>
          <w:p w14:paraId="705F00DE" w14:textId="099D3E6B" w:rsidR="00A51C5E" w:rsidRPr="00A51C5E" w:rsidRDefault="009B5451" w:rsidP="00A51C5E">
            <w:r>
              <w:t>May withdraw applications or request extension, cancellation or lifting of suspension where permitted.</w:t>
            </w:r>
          </w:p>
        </w:tc>
      </w:tr>
      <w:tr w:rsidR="00A51C5E" w:rsidRPr="00A51C5E" w14:paraId="65E5B700" w14:textId="77777777" w:rsidTr="00A51C5E">
        <w:tc>
          <w:tcPr>
            <w:tcW w:w="0" w:type="auto"/>
            <w:hideMark/>
          </w:tcPr>
          <w:p w14:paraId="33A313DC" w14:textId="77777777" w:rsidR="00A51C5E" w:rsidRPr="00A51C5E" w:rsidRDefault="00A51C5E" w:rsidP="00A51C5E">
            <w:r w:rsidRPr="00A51C5E">
              <w:t>Liaison Officer / Supervisor</w:t>
            </w:r>
          </w:p>
        </w:tc>
        <w:tc>
          <w:tcPr>
            <w:tcW w:w="0" w:type="auto"/>
            <w:hideMark/>
          </w:tcPr>
          <w:p w14:paraId="5EAADE14" w14:textId="26543FCB" w:rsidR="00625F65" w:rsidRDefault="00625F65" w:rsidP="00A51C5E">
            <w:r>
              <w:t xml:space="preserve">Screens </w:t>
            </w:r>
            <w:r w:rsidR="00A51C5E" w:rsidRPr="00A51C5E">
              <w:t>assigned applications and related requests before sending them for approval.</w:t>
            </w:r>
          </w:p>
          <w:p w14:paraId="123DBF6F" w14:textId="39431C8B" w:rsidR="00A51C5E" w:rsidRPr="00A51C5E" w:rsidRDefault="00A51C5E" w:rsidP="00A51C5E">
            <w:r w:rsidRPr="00A51C5E">
              <w:t>Returns incomplete or unclear submissions to the Applicant for correction. Does not edit or approve the same application.</w:t>
            </w:r>
          </w:p>
        </w:tc>
      </w:tr>
      <w:tr w:rsidR="00A51C5E" w:rsidRPr="00A51C5E" w14:paraId="69D97ABC" w14:textId="77777777" w:rsidTr="00A51C5E">
        <w:tc>
          <w:tcPr>
            <w:tcW w:w="0" w:type="auto"/>
            <w:hideMark/>
          </w:tcPr>
          <w:p w14:paraId="38AA6540" w14:textId="77777777" w:rsidR="00A51C5E" w:rsidRPr="00A51C5E" w:rsidRDefault="00A51C5E" w:rsidP="00A51C5E">
            <w:r w:rsidRPr="00A51C5E">
              <w:t>Approver</w:t>
            </w:r>
          </w:p>
        </w:tc>
        <w:tc>
          <w:tcPr>
            <w:tcW w:w="0" w:type="auto"/>
            <w:hideMark/>
          </w:tcPr>
          <w:p w14:paraId="630C0210" w14:textId="77777777" w:rsidR="00A67187" w:rsidRDefault="00A51C5E" w:rsidP="00A51C5E">
            <w:r w:rsidRPr="00A51C5E">
              <w:t>Reviews applications and requests assigned to them and decides whether to approve or request changes.</w:t>
            </w:r>
          </w:p>
          <w:p w14:paraId="7BFB1174" w14:textId="5FBFFAF9" w:rsidR="00A51C5E" w:rsidRPr="00A51C5E" w:rsidRDefault="00A51C5E" w:rsidP="00A51C5E">
            <w:r w:rsidRPr="00A51C5E">
              <w:t>May suspend, revoke or lift suspension of NOPs where authorised.</w:t>
            </w:r>
          </w:p>
        </w:tc>
      </w:tr>
      <w:tr w:rsidR="00A51C5E" w:rsidRPr="00A51C5E" w14:paraId="19F7A090" w14:textId="77777777" w:rsidTr="00A51C5E">
        <w:tc>
          <w:tcPr>
            <w:tcW w:w="0" w:type="auto"/>
            <w:hideMark/>
          </w:tcPr>
          <w:p w14:paraId="57467834" w14:textId="77777777" w:rsidR="00A51C5E" w:rsidRPr="00A51C5E" w:rsidRDefault="00A51C5E" w:rsidP="00A51C5E">
            <w:r w:rsidRPr="00A51C5E">
              <w:t>Duty Manager</w:t>
            </w:r>
          </w:p>
        </w:tc>
        <w:tc>
          <w:tcPr>
            <w:tcW w:w="0" w:type="auto"/>
            <w:hideMark/>
          </w:tcPr>
          <w:p w14:paraId="457E5109" w14:textId="231CA8B3" w:rsidR="00A51C5E" w:rsidRPr="00A51C5E" w:rsidRDefault="00A51C5E" w:rsidP="00A51C5E">
            <w:r w:rsidRPr="00A51C5E">
              <w:t>Coordinates requests for in-principle approval with the relevant stakeholder Approver</w:t>
            </w:r>
            <w:r w:rsidR="00A67187">
              <w:t>s</w:t>
            </w:r>
            <w:r w:rsidRPr="00A51C5E">
              <w:t>.</w:t>
            </w:r>
          </w:p>
        </w:tc>
      </w:tr>
      <w:tr w:rsidR="00A51C5E" w:rsidRPr="00A51C5E" w14:paraId="27F71D5E" w14:textId="77777777" w:rsidTr="00A51C5E">
        <w:tc>
          <w:tcPr>
            <w:tcW w:w="0" w:type="auto"/>
            <w:hideMark/>
          </w:tcPr>
          <w:p w14:paraId="4BD76311" w14:textId="77777777" w:rsidR="00A51C5E" w:rsidRPr="00A51C5E" w:rsidRDefault="00A51C5E" w:rsidP="00A51C5E">
            <w:r w:rsidRPr="00A51C5E">
              <w:lastRenderedPageBreak/>
              <w:t>SDC Stakeholder / Operational Viewer</w:t>
            </w:r>
          </w:p>
        </w:tc>
        <w:tc>
          <w:tcPr>
            <w:tcW w:w="0" w:type="auto"/>
            <w:hideMark/>
          </w:tcPr>
          <w:p w14:paraId="21006A34" w14:textId="77777777" w:rsidR="00A51C5E" w:rsidRPr="00A51C5E" w:rsidRDefault="00A51C5E" w:rsidP="00A51C5E">
            <w:r w:rsidRPr="00A51C5E">
              <w:t>Views NOP information to coordinate operations, identify conflicting works and support planning. Includes the Operational Resilience Team where applicable.</w:t>
            </w:r>
          </w:p>
        </w:tc>
      </w:tr>
      <w:tr w:rsidR="00A51C5E" w:rsidRPr="00A51C5E" w14:paraId="4820EBE8" w14:textId="77777777" w:rsidTr="00A51C5E">
        <w:tc>
          <w:tcPr>
            <w:tcW w:w="0" w:type="auto"/>
            <w:hideMark/>
          </w:tcPr>
          <w:p w14:paraId="4E2E55C5" w14:textId="77777777" w:rsidR="00A51C5E" w:rsidRPr="00A51C5E" w:rsidRDefault="00A51C5E" w:rsidP="00A51C5E">
            <w:r w:rsidRPr="00A51C5E">
              <w:t>System Administrator</w:t>
            </w:r>
          </w:p>
        </w:tc>
        <w:tc>
          <w:tcPr>
            <w:tcW w:w="0" w:type="auto"/>
            <w:hideMark/>
          </w:tcPr>
          <w:p w14:paraId="629D505D" w14:textId="77777777" w:rsidR="00A51C5E" w:rsidRPr="00A51C5E" w:rsidRDefault="00A51C5E" w:rsidP="00A51C5E">
            <w:r w:rsidRPr="00A51C5E">
              <w:t>Provides technical support for the CMS platform. Day-to-day NOP administration is handled by the NOP Operations Admin.</w:t>
            </w:r>
          </w:p>
        </w:tc>
      </w:tr>
    </w:tbl>
    <w:p w14:paraId="75351B76" w14:textId="77777777" w:rsidR="00A51C5E" w:rsidRDefault="00A51C5E" w:rsidP="002B29EC"/>
    <w:p w14:paraId="3BDC92F8" w14:textId="77777777" w:rsidR="000E4059" w:rsidRPr="002B29EC" w:rsidRDefault="000E4059" w:rsidP="002B29EC"/>
    <w:p w14:paraId="06399A60" w14:textId="2EA8DF2C" w:rsidR="008746FD" w:rsidRDefault="008746FD" w:rsidP="008746FD">
      <w:pPr>
        <w:pStyle w:val="Heading2"/>
      </w:pPr>
      <w:ins w:id="16" w:author="Shin Feng WONG" w:date="2026-09-06T02:58:00Z" w16du:dateUtc="2026-09-05T18:58:00Z">
        <w:r>
          <w:lastRenderedPageBreak/>
          <w:t xml:space="preserve">NOP Role </w:t>
        </w:r>
      </w:ins>
      <w:ins w:id="17" w:author="Shin Feng WONG" w:date="2026-09-06T20:41:00Z" w16du:dateUtc="2026-09-06T12:41:00Z">
        <w:r w:rsidR="003C5D9B">
          <w:t>Relationships</w:t>
        </w:r>
      </w:ins>
      <w:ins w:id="18" w:author="Shin Feng WONG" w:date="2026-09-06T02:58:00Z" w16du:dateUtc="2026-09-05T18:58:00Z">
        <w:r>
          <w:t xml:space="preserve"> and Actions</w:t>
        </w:r>
      </w:ins>
    </w:p>
    <w:p w14:paraId="0FFA3C9D" w14:textId="63035D07" w:rsidR="008746FD" w:rsidRDefault="009C1513" w:rsidP="009C1513">
      <w:pPr>
        <w:jc w:val="center"/>
      </w:pPr>
      <w:r>
        <w:rPr>
          <w:noProof/>
        </w:rPr>
        <w:drawing>
          <wp:inline distT="0" distB="0" distL="0" distR="0" wp14:anchorId="1314C903" wp14:editId="2EE7A3E7">
            <wp:extent cx="5731510" cy="6891020"/>
            <wp:effectExtent l="0" t="0" r="0" b="5080"/>
            <wp:docPr id="1670132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32917" name="Picture 1670132917"/>
                    <pic:cNvPicPr/>
                  </pic:nvPicPr>
                  <pic:blipFill>
                    <a:blip r:embed="rId15">
                      <a:extLst>
                        <a:ext uri="{28A0092B-C50C-407E-A947-70E740481C1C}">
                          <a14:useLocalDpi xmlns:a14="http://schemas.microsoft.com/office/drawing/2010/main" val="0"/>
                        </a:ext>
                      </a:extLst>
                    </a:blip>
                    <a:stretch>
                      <a:fillRect/>
                    </a:stretch>
                  </pic:blipFill>
                  <pic:spPr>
                    <a:xfrm>
                      <a:off x="0" y="0"/>
                      <a:ext cx="5731510" cy="6891020"/>
                    </a:xfrm>
                    <a:prstGeom prst="rect">
                      <a:avLst/>
                    </a:prstGeom>
                  </pic:spPr>
                </pic:pic>
              </a:graphicData>
            </a:graphic>
          </wp:inline>
        </w:drawing>
      </w:r>
    </w:p>
    <w:p w14:paraId="5A8F4F7E" w14:textId="69CE39D8" w:rsidR="008746FD" w:rsidRDefault="008746FD" w:rsidP="008746FD"/>
    <w:p w14:paraId="37B791D7" w14:textId="77777777" w:rsidR="008746FD" w:rsidRDefault="008746FD" w:rsidP="008746FD"/>
    <w:p w14:paraId="1B86E6A7" w14:textId="77777777" w:rsidR="008746FD" w:rsidRDefault="008746FD" w:rsidP="008746FD"/>
    <w:p w14:paraId="4E603919" w14:textId="523D2D28" w:rsidR="008746FD" w:rsidRDefault="008746FD" w:rsidP="008746FD">
      <w:pPr>
        <w:sectPr w:rsidR="008746FD" w:rsidSect="002546B1">
          <w:headerReference w:type="default" r:id="rId16"/>
          <w:footerReference w:type="default" r:id="rId17"/>
          <w:pgSz w:w="11906" w:h="16838"/>
          <w:pgMar w:top="1440" w:right="1440" w:bottom="1440" w:left="1440" w:header="708" w:footer="708" w:gutter="0"/>
          <w:cols w:space="708"/>
          <w:docGrid w:linePitch="360"/>
        </w:sectPr>
      </w:pPr>
    </w:p>
    <w:p w14:paraId="380A1108" w14:textId="31825DCD" w:rsidR="003507B9" w:rsidRDefault="002C629A" w:rsidP="00A8491E">
      <w:pPr>
        <w:pStyle w:val="Heading2"/>
      </w:pPr>
      <w:r>
        <w:lastRenderedPageBreak/>
        <w:t>Role Permissions</w:t>
      </w:r>
    </w:p>
    <w:p w14:paraId="65C4C6EC" w14:textId="10C6F576" w:rsidR="002C629A" w:rsidRPr="002C629A" w:rsidRDefault="002C629A" w:rsidP="002C629A">
      <w:r>
        <w:t>Permissions apply to the user’s assigned roles and their involvement in each NOP.</w:t>
      </w:r>
    </w:p>
    <w:p w14:paraId="42A237EE" w14:textId="4A79CA68" w:rsidR="00197ACD" w:rsidRPr="00197ACD" w:rsidRDefault="00A47EE9" w:rsidP="00197ACD">
      <w:pPr>
        <w:pStyle w:val="Heading3"/>
      </w:pPr>
      <w:r>
        <w:t>Application Status and Roles Actions Matrix</w:t>
      </w:r>
    </w:p>
    <w:tbl>
      <w:tblPr>
        <w:tblStyle w:val="SJ"/>
        <w:tblW w:w="0" w:type="auto"/>
        <w:tblLook w:val="04A0" w:firstRow="1" w:lastRow="0" w:firstColumn="1" w:lastColumn="0" w:noHBand="0" w:noVBand="1"/>
      </w:tblPr>
      <w:tblGrid>
        <w:gridCol w:w="1306"/>
        <w:gridCol w:w="2091"/>
        <w:gridCol w:w="2835"/>
        <w:gridCol w:w="2872"/>
        <w:gridCol w:w="2422"/>
        <w:gridCol w:w="2422"/>
      </w:tblGrid>
      <w:tr w:rsidR="008E7BD6" w:rsidRPr="00911A3B" w14:paraId="516A46F9" w14:textId="27383D72" w:rsidTr="00197ACD">
        <w:trPr>
          <w:cnfStyle w:val="100000000000" w:firstRow="1" w:lastRow="0" w:firstColumn="0" w:lastColumn="0" w:oddVBand="0" w:evenVBand="0" w:oddHBand="0" w:evenHBand="0" w:firstRowFirstColumn="0" w:firstRowLastColumn="0" w:lastRowFirstColumn="0" w:lastRowLastColumn="0"/>
        </w:trPr>
        <w:tc>
          <w:tcPr>
            <w:tcW w:w="1306" w:type="dxa"/>
          </w:tcPr>
          <w:p w14:paraId="5E57871D" w14:textId="6677A917" w:rsidR="008E7BD6" w:rsidRPr="00911A3B" w:rsidRDefault="008E7BD6" w:rsidP="00A47EE9">
            <w:pPr>
              <w:rPr>
                <w:sz w:val="20"/>
                <w:szCs w:val="20"/>
              </w:rPr>
            </w:pPr>
            <w:r w:rsidRPr="00911A3B">
              <w:rPr>
                <w:sz w:val="20"/>
                <w:szCs w:val="20"/>
              </w:rPr>
              <w:t>Application Status</w:t>
            </w:r>
          </w:p>
        </w:tc>
        <w:tc>
          <w:tcPr>
            <w:tcW w:w="2091" w:type="dxa"/>
          </w:tcPr>
          <w:p w14:paraId="5EE75BA5" w14:textId="267067B0" w:rsidR="008E7BD6" w:rsidRPr="00911A3B" w:rsidRDefault="008E7BD6" w:rsidP="00A47EE9">
            <w:pPr>
              <w:rPr>
                <w:sz w:val="20"/>
                <w:szCs w:val="20"/>
              </w:rPr>
            </w:pPr>
            <w:r w:rsidRPr="00911A3B">
              <w:rPr>
                <w:sz w:val="20"/>
                <w:szCs w:val="20"/>
              </w:rPr>
              <w:t>Applicant</w:t>
            </w:r>
          </w:p>
        </w:tc>
        <w:tc>
          <w:tcPr>
            <w:tcW w:w="2835" w:type="dxa"/>
          </w:tcPr>
          <w:p w14:paraId="6CB3A94C" w14:textId="72CE55C4" w:rsidR="008E7BD6" w:rsidRPr="00911A3B" w:rsidRDefault="008E7BD6" w:rsidP="00A47EE9">
            <w:pPr>
              <w:rPr>
                <w:sz w:val="20"/>
                <w:szCs w:val="20"/>
              </w:rPr>
            </w:pPr>
            <w:r w:rsidRPr="00911A3B">
              <w:rPr>
                <w:sz w:val="20"/>
                <w:szCs w:val="20"/>
              </w:rPr>
              <w:t>Liaison Officer</w:t>
            </w:r>
          </w:p>
        </w:tc>
        <w:tc>
          <w:tcPr>
            <w:tcW w:w="2872" w:type="dxa"/>
          </w:tcPr>
          <w:p w14:paraId="4372B914" w14:textId="66E17526" w:rsidR="008E7BD6" w:rsidRPr="00911A3B" w:rsidRDefault="008E7BD6" w:rsidP="00A47EE9">
            <w:pPr>
              <w:rPr>
                <w:sz w:val="20"/>
                <w:szCs w:val="20"/>
              </w:rPr>
            </w:pPr>
            <w:r w:rsidRPr="00911A3B">
              <w:rPr>
                <w:sz w:val="20"/>
                <w:szCs w:val="20"/>
              </w:rPr>
              <w:t>Approver</w:t>
            </w:r>
          </w:p>
        </w:tc>
        <w:tc>
          <w:tcPr>
            <w:tcW w:w="2422" w:type="dxa"/>
          </w:tcPr>
          <w:p w14:paraId="23330078" w14:textId="055FA458" w:rsidR="008E7BD6" w:rsidRPr="00911A3B" w:rsidRDefault="008E7BD6" w:rsidP="00A47EE9">
            <w:pPr>
              <w:rPr>
                <w:sz w:val="20"/>
                <w:szCs w:val="20"/>
              </w:rPr>
            </w:pPr>
            <w:r w:rsidRPr="00911A3B">
              <w:rPr>
                <w:sz w:val="20"/>
                <w:szCs w:val="20"/>
              </w:rPr>
              <w:t>SDC Stakeholder</w:t>
            </w:r>
          </w:p>
        </w:tc>
        <w:tc>
          <w:tcPr>
            <w:tcW w:w="2422" w:type="dxa"/>
          </w:tcPr>
          <w:p w14:paraId="76A5CB04" w14:textId="12E3D58A" w:rsidR="008E7BD6" w:rsidRPr="00911A3B" w:rsidRDefault="008E7BD6" w:rsidP="00A47EE9">
            <w:pPr>
              <w:rPr>
                <w:sz w:val="20"/>
                <w:szCs w:val="20"/>
              </w:rPr>
            </w:pPr>
            <w:r w:rsidRPr="00911A3B">
              <w:rPr>
                <w:sz w:val="20"/>
                <w:szCs w:val="20"/>
              </w:rPr>
              <w:t>NOP Operat</w:t>
            </w:r>
            <w:r w:rsidR="00115C21" w:rsidRPr="00911A3B">
              <w:rPr>
                <w:sz w:val="20"/>
                <w:szCs w:val="20"/>
              </w:rPr>
              <w:t>ions Admin</w:t>
            </w:r>
          </w:p>
        </w:tc>
      </w:tr>
      <w:tr w:rsidR="008E7BD6" w:rsidRPr="00911A3B" w14:paraId="5DA9815C" w14:textId="66071039" w:rsidTr="00197ACD">
        <w:tc>
          <w:tcPr>
            <w:tcW w:w="1306" w:type="dxa"/>
          </w:tcPr>
          <w:p w14:paraId="7531954C" w14:textId="4141AE16" w:rsidR="008E7BD6" w:rsidRPr="00911A3B" w:rsidRDefault="008E7BD6" w:rsidP="00A47EE9">
            <w:pPr>
              <w:rPr>
                <w:sz w:val="20"/>
                <w:szCs w:val="20"/>
              </w:rPr>
            </w:pPr>
            <w:r w:rsidRPr="00911A3B">
              <w:rPr>
                <w:sz w:val="20"/>
                <w:szCs w:val="20"/>
              </w:rPr>
              <w:t>Draft</w:t>
            </w:r>
          </w:p>
        </w:tc>
        <w:tc>
          <w:tcPr>
            <w:tcW w:w="2091" w:type="dxa"/>
          </w:tcPr>
          <w:p w14:paraId="17ECAFC8" w14:textId="05772E5C" w:rsidR="008E7BD6" w:rsidRPr="00911A3B" w:rsidRDefault="008E7BD6" w:rsidP="006C7C7A">
            <w:pPr>
              <w:pStyle w:val="ListBullet"/>
              <w:rPr>
                <w:sz w:val="20"/>
                <w:szCs w:val="20"/>
              </w:rPr>
            </w:pPr>
            <w:r w:rsidRPr="00911A3B">
              <w:rPr>
                <w:sz w:val="20"/>
                <w:szCs w:val="20"/>
              </w:rPr>
              <w:t>Creat</w:t>
            </w:r>
            <w:r w:rsidR="00D232F1">
              <w:rPr>
                <w:sz w:val="20"/>
                <w:szCs w:val="20"/>
              </w:rPr>
              <w:t>e</w:t>
            </w:r>
          </w:p>
          <w:p w14:paraId="61085186" w14:textId="58F16844" w:rsidR="008E7BD6" w:rsidRPr="00911A3B" w:rsidRDefault="008E7BD6" w:rsidP="006C7C7A">
            <w:pPr>
              <w:pStyle w:val="ListBullet"/>
              <w:rPr>
                <w:sz w:val="20"/>
                <w:szCs w:val="20"/>
              </w:rPr>
            </w:pPr>
            <w:r w:rsidRPr="00911A3B">
              <w:rPr>
                <w:sz w:val="20"/>
                <w:szCs w:val="20"/>
              </w:rPr>
              <w:t>View</w:t>
            </w:r>
          </w:p>
          <w:p w14:paraId="6FC7F296" w14:textId="231558F9" w:rsidR="008E7BD6" w:rsidRPr="00911A3B" w:rsidRDefault="008E7BD6" w:rsidP="006C7C7A">
            <w:pPr>
              <w:pStyle w:val="ListBullet"/>
              <w:rPr>
                <w:sz w:val="20"/>
                <w:szCs w:val="20"/>
              </w:rPr>
            </w:pPr>
            <w:r w:rsidRPr="00911A3B">
              <w:rPr>
                <w:sz w:val="20"/>
                <w:szCs w:val="20"/>
              </w:rPr>
              <w:t>Edit</w:t>
            </w:r>
          </w:p>
          <w:p w14:paraId="200FA196" w14:textId="4EA041F6" w:rsidR="008E7BD6" w:rsidRPr="00911A3B" w:rsidRDefault="008E7BD6" w:rsidP="006C7C7A">
            <w:pPr>
              <w:pStyle w:val="ListBullet"/>
              <w:rPr>
                <w:sz w:val="20"/>
                <w:szCs w:val="20"/>
              </w:rPr>
            </w:pPr>
            <w:r w:rsidRPr="00911A3B">
              <w:rPr>
                <w:sz w:val="20"/>
                <w:szCs w:val="20"/>
              </w:rPr>
              <w:t>Delete</w:t>
            </w:r>
          </w:p>
          <w:p w14:paraId="0A397275" w14:textId="0AF7BAA1" w:rsidR="008E7BD6" w:rsidRPr="00911A3B" w:rsidRDefault="008E7BD6" w:rsidP="006C7C7A">
            <w:pPr>
              <w:pStyle w:val="ListBullet"/>
              <w:rPr>
                <w:sz w:val="20"/>
                <w:szCs w:val="20"/>
              </w:rPr>
            </w:pPr>
            <w:r w:rsidRPr="00911A3B">
              <w:rPr>
                <w:sz w:val="20"/>
                <w:szCs w:val="20"/>
              </w:rPr>
              <w:t>Submit</w:t>
            </w:r>
          </w:p>
        </w:tc>
        <w:tc>
          <w:tcPr>
            <w:tcW w:w="2835" w:type="dxa"/>
          </w:tcPr>
          <w:p w14:paraId="58E8B0EB" w14:textId="78903118" w:rsidR="008E7BD6" w:rsidRPr="00911A3B" w:rsidRDefault="008E7BD6" w:rsidP="00A47EE9">
            <w:pPr>
              <w:rPr>
                <w:sz w:val="20"/>
                <w:szCs w:val="20"/>
              </w:rPr>
            </w:pPr>
            <w:r w:rsidRPr="00911A3B">
              <w:rPr>
                <w:sz w:val="20"/>
                <w:szCs w:val="20"/>
              </w:rPr>
              <w:t>No access</w:t>
            </w:r>
          </w:p>
        </w:tc>
        <w:tc>
          <w:tcPr>
            <w:tcW w:w="2872" w:type="dxa"/>
          </w:tcPr>
          <w:p w14:paraId="71D80CF9" w14:textId="3A7FE4F1" w:rsidR="008E7BD6" w:rsidRPr="00911A3B" w:rsidRDefault="008E7BD6" w:rsidP="00A47EE9">
            <w:pPr>
              <w:rPr>
                <w:sz w:val="20"/>
                <w:szCs w:val="20"/>
              </w:rPr>
            </w:pPr>
            <w:r w:rsidRPr="00911A3B">
              <w:rPr>
                <w:sz w:val="20"/>
                <w:szCs w:val="20"/>
              </w:rPr>
              <w:t>No access</w:t>
            </w:r>
          </w:p>
        </w:tc>
        <w:tc>
          <w:tcPr>
            <w:tcW w:w="2422" w:type="dxa"/>
          </w:tcPr>
          <w:p w14:paraId="087691FD" w14:textId="7E5701D8" w:rsidR="008E7BD6" w:rsidRPr="00911A3B" w:rsidRDefault="008E7BD6" w:rsidP="00A47EE9">
            <w:pPr>
              <w:rPr>
                <w:sz w:val="20"/>
                <w:szCs w:val="20"/>
              </w:rPr>
            </w:pPr>
            <w:r w:rsidRPr="00911A3B">
              <w:rPr>
                <w:sz w:val="20"/>
                <w:szCs w:val="20"/>
              </w:rPr>
              <w:t>No access</w:t>
            </w:r>
          </w:p>
        </w:tc>
        <w:tc>
          <w:tcPr>
            <w:tcW w:w="2422" w:type="dxa"/>
          </w:tcPr>
          <w:p w14:paraId="47CB4F2E" w14:textId="2B2CB530" w:rsidR="008E7BD6" w:rsidRPr="00911A3B" w:rsidRDefault="008E7BD6" w:rsidP="00A47EE9">
            <w:pPr>
              <w:rPr>
                <w:sz w:val="20"/>
                <w:szCs w:val="20"/>
              </w:rPr>
            </w:pPr>
            <w:r w:rsidRPr="00911A3B">
              <w:rPr>
                <w:sz w:val="20"/>
                <w:szCs w:val="20"/>
              </w:rPr>
              <w:t>No access</w:t>
            </w:r>
          </w:p>
        </w:tc>
      </w:tr>
      <w:tr w:rsidR="008E7BD6" w:rsidRPr="00911A3B" w14:paraId="0C4F679F" w14:textId="576AE4CE" w:rsidTr="00197ACD">
        <w:tc>
          <w:tcPr>
            <w:tcW w:w="1306" w:type="dxa"/>
          </w:tcPr>
          <w:p w14:paraId="4AD4849B" w14:textId="1F377882" w:rsidR="008E7BD6" w:rsidRPr="00911A3B" w:rsidRDefault="008E7BD6" w:rsidP="007216C6">
            <w:pPr>
              <w:rPr>
                <w:sz w:val="20"/>
                <w:szCs w:val="20"/>
              </w:rPr>
            </w:pPr>
            <w:r w:rsidRPr="00911A3B">
              <w:rPr>
                <w:sz w:val="20"/>
                <w:szCs w:val="20"/>
              </w:rPr>
              <w:t>Under Review</w:t>
            </w:r>
          </w:p>
        </w:tc>
        <w:tc>
          <w:tcPr>
            <w:tcW w:w="2091" w:type="dxa"/>
          </w:tcPr>
          <w:p w14:paraId="46788B70" w14:textId="08935F10" w:rsidR="008E7BD6" w:rsidRPr="00911A3B" w:rsidRDefault="008E7BD6" w:rsidP="007216C6">
            <w:pPr>
              <w:pStyle w:val="ListBullet"/>
              <w:rPr>
                <w:sz w:val="20"/>
                <w:szCs w:val="20"/>
              </w:rPr>
            </w:pPr>
            <w:r w:rsidRPr="00911A3B">
              <w:rPr>
                <w:sz w:val="20"/>
                <w:szCs w:val="20"/>
              </w:rPr>
              <w:t>View</w:t>
            </w:r>
            <w:r w:rsidR="00D926B0">
              <w:rPr>
                <w:sz w:val="20"/>
                <w:szCs w:val="20"/>
              </w:rPr>
              <w:t xml:space="preserve"> own application</w:t>
            </w:r>
          </w:p>
          <w:p w14:paraId="55F01483" w14:textId="36464C2C" w:rsidR="008E7BD6" w:rsidRPr="00911A3B" w:rsidRDefault="0068364F" w:rsidP="007216C6">
            <w:pPr>
              <w:pStyle w:val="ListBullet"/>
              <w:rPr>
                <w:sz w:val="20"/>
                <w:szCs w:val="20"/>
              </w:rPr>
            </w:pPr>
            <w:r>
              <w:rPr>
                <w:sz w:val="20"/>
                <w:szCs w:val="20"/>
              </w:rPr>
              <w:t xml:space="preserve">Request </w:t>
            </w:r>
            <w:r w:rsidR="00D926B0">
              <w:rPr>
                <w:sz w:val="20"/>
                <w:szCs w:val="20"/>
              </w:rPr>
              <w:t>w</w:t>
            </w:r>
            <w:r w:rsidR="008E7BD6" w:rsidRPr="00911A3B">
              <w:rPr>
                <w:sz w:val="20"/>
                <w:szCs w:val="20"/>
              </w:rPr>
              <w:t>ithdraw</w:t>
            </w:r>
            <w:r>
              <w:rPr>
                <w:sz w:val="20"/>
                <w:szCs w:val="20"/>
              </w:rPr>
              <w:t>a</w:t>
            </w:r>
            <w:r w:rsidR="00D926B0">
              <w:rPr>
                <w:sz w:val="20"/>
                <w:szCs w:val="20"/>
              </w:rPr>
              <w:t>l</w:t>
            </w:r>
          </w:p>
        </w:tc>
        <w:tc>
          <w:tcPr>
            <w:tcW w:w="2835" w:type="dxa"/>
          </w:tcPr>
          <w:p w14:paraId="13E4FF5A" w14:textId="77777777" w:rsidR="008E7BD6" w:rsidRPr="00911A3B" w:rsidRDefault="008E7BD6" w:rsidP="007B579A">
            <w:pPr>
              <w:pStyle w:val="ListBullet"/>
              <w:rPr>
                <w:sz w:val="20"/>
                <w:szCs w:val="20"/>
              </w:rPr>
            </w:pPr>
            <w:r w:rsidRPr="00911A3B">
              <w:rPr>
                <w:sz w:val="20"/>
                <w:szCs w:val="20"/>
              </w:rPr>
              <w:t>View assigned application</w:t>
            </w:r>
          </w:p>
          <w:p w14:paraId="6AF08AEC" w14:textId="2B8F30C7" w:rsidR="00EB5989" w:rsidRPr="00911A3B" w:rsidRDefault="00EB5989" w:rsidP="007B579A">
            <w:pPr>
              <w:pStyle w:val="ListBullet"/>
              <w:rPr>
                <w:sz w:val="20"/>
                <w:szCs w:val="20"/>
              </w:rPr>
            </w:pPr>
            <w:r w:rsidRPr="00911A3B">
              <w:rPr>
                <w:sz w:val="20"/>
                <w:szCs w:val="20"/>
              </w:rPr>
              <w:t>Pre-screen</w:t>
            </w:r>
          </w:p>
          <w:p w14:paraId="6A8E9A30" w14:textId="413FC0B7" w:rsidR="00EB5989" w:rsidRPr="00911A3B" w:rsidRDefault="00EB5989" w:rsidP="007B579A">
            <w:pPr>
              <w:pStyle w:val="ListBullet"/>
              <w:rPr>
                <w:sz w:val="20"/>
                <w:szCs w:val="20"/>
              </w:rPr>
            </w:pPr>
            <w:r w:rsidRPr="00911A3B">
              <w:rPr>
                <w:sz w:val="20"/>
                <w:szCs w:val="20"/>
              </w:rPr>
              <w:t>Request changes</w:t>
            </w:r>
          </w:p>
          <w:p w14:paraId="764FB623" w14:textId="17999EA8" w:rsidR="001344C0" w:rsidRPr="00911A3B" w:rsidRDefault="00EB5989" w:rsidP="00EB5989">
            <w:pPr>
              <w:pStyle w:val="ListBullet"/>
              <w:rPr>
                <w:sz w:val="20"/>
                <w:szCs w:val="20"/>
              </w:rPr>
            </w:pPr>
            <w:r w:rsidRPr="00911A3B">
              <w:rPr>
                <w:sz w:val="20"/>
                <w:szCs w:val="20"/>
              </w:rPr>
              <w:t>Clear for approval</w:t>
            </w:r>
          </w:p>
        </w:tc>
        <w:tc>
          <w:tcPr>
            <w:tcW w:w="2872" w:type="dxa"/>
          </w:tcPr>
          <w:p w14:paraId="7BEEE2D2" w14:textId="45447FAE" w:rsidR="008E7BD6" w:rsidRPr="00911A3B" w:rsidRDefault="008E7BD6" w:rsidP="007216C6">
            <w:pPr>
              <w:pStyle w:val="ListBullet"/>
              <w:rPr>
                <w:sz w:val="20"/>
                <w:szCs w:val="20"/>
              </w:rPr>
            </w:pPr>
            <w:r w:rsidRPr="00911A3B">
              <w:rPr>
                <w:sz w:val="20"/>
                <w:szCs w:val="20"/>
              </w:rPr>
              <w:t>View assigned</w:t>
            </w:r>
            <w:r w:rsidR="00340FB4" w:rsidRPr="00911A3B">
              <w:rPr>
                <w:sz w:val="20"/>
                <w:szCs w:val="20"/>
              </w:rPr>
              <w:t xml:space="preserve"> application</w:t>
            </w:r>
          </w:p>
          <w:p w14:paraId="6B0B40AB" w14:textId="37623884" w:rsidR="008E7BD6" w:rsidRPr="00911A3B" w:rsidRDefault="008E7BD6" w:rsidP="00340FB4">
            <w:pPr>
              <w:pStyle w:val="ListBullet"/>
              <w:rPr>
                <w:sz w:val="20"/>
                <w:szCs w:val="20"/>
              </w:rPr>
            </w:pPr>
            <w:r w:rsidRPr="00911A3B">
              <w:rPr>
                <w:sz w:val="20"/>
                <w:szCs w:val="20"/>
              </w:rPr>
              <w:t>Approve</w:t>
            </w:r>
            <w:r w:rsidR="00340FB4" w:rsidRPr="00911A3B">
              <w:rPr>
                <w:sz w:val="20"/>
                <w:szCs w:val="20"/>
              </w:rPr>
              <w:t xml:space="preserve"> or r</w:t>
            </w:r>
            <w:r w:rsidRPr="00911A3B">
              <w:rPr>
                <w:sz w:val="20"/>
                <w:szCs w:val="20"/>
              </w:rPr>
              <w:t>equest changes</w:t>
            </w:r>
          </w:p>
        </w:tc>
        <w:tc>
          <w:tcPr>
            <w:tcW w:w="2422" w:type="dxa"/>
          </w:tcPr>
          <w:p w14:paraId="29BCC5CD" w14:textId="3ABB97DB" w:rsidR="008E7BD6" w:rsidRPr="00911A3B" w:rsidRDefault="008E7BD6" w:rsidP="007216C6">
            <w:pPr>
              <w:rPr>
                <w:sz w:val="20"/>
                <w:szCs w:val="20"/>
              </w:rPr>
            </w:pPr>
            <w:r w:rsidRPr="00911A3B">
              <w:rPr>
                <w:sz w:val="20"/>
                <w:szCs w:val="20"/>
              </w:rPr>
              <w:t>View authorised applications</w:t>
            </w:r>
          </w:p>
        </w:tc>
        <w:tc>
          <w:tcPr>
            <w:tcW w:w="2422" w:type="dxa"/>
          </w:tcPr>
          <w:p w14:paraId="49FD0FAE" w14:textId="550DA849" w:rsidR="008E7BD6" w:rsidRPr="00911A3B" w:rsidRDefault="00BF232B" w:rsidP="007216C6">
            <w:pPr>
              <w:rPr>
                <w:sz w:val="20"/>
                <w:szCs w:val="20"/>
              </w:rPr>
            </w:pPr>
            <w:r>
              <w:rPr>
                <w:sz w:val="20"/>
                <w:szCs w:val="20"/>
              </w:rPr>
              <w:t>Full Access</w:t>
            </w:r>
          </w:p>
        </w:tc>
      </w:tr>
      <w:tr w:rsidR="00BF232B" w:rsidRPr="00911A3B" w14:paraId="13C92A94" w14:textId="671285D1" w:rsidTr="00197ACD">
        <w:tc>
          <w:tcPr>
            <w:tcW w:w="1306" w:type="dxa"/>
          </w:tcPr>
          <w:p w14:paraId="5D46F755" w14:textId="050F8D65" w:rsidR="00BF232B" w:rsidRPr="00911A3B" w:rsidRDefault="00BF232B" w:rsidP="00BF232B">
            <w:pPr>
              <w:rPr>
                <w:sz w:val="20"/>
                <w:szCs w:val="20"/>
              </w:rPr>
            </w:pPr>
            <w:r w:rsidRPr="00911A3B">
              <w:rPr>
                <w:sz w:val="20"/>
                <w:szCs w:val="20"/>
              </w:rPr>
              <w:t>Change Requested</w:t>
            </w:r>
          </w:p>
        </w:tc>
        <w:tc>
          <w:tcPr>
            <w:tcW w:w="2091" w:type="dxa"/>
          </w:tcPr>
          <w:p w14:paraId="2F70EEE1" w14:textId="6ADB13DB" w:rsidR="00BF232B" w:rsidRPr="00911A3B" w:rsidRDefault="00BF232B" w:rsidP="00BF232B">
            <w:pPr>
              <w:pStyle w:val="ListBullet"/>
              <w:rPr>
                <w:sz w:val="20"/>
                <w:szCs w:val="20"/>
              </w:rPr>
            </w:pPr>
            <w:r w:rsidRPr="00911A3B">
              <w:rPr>
                <w:sz w:val="20"/>
                <w:szCs w:val="20"/>
              </w:rPr>
              <w:t>View</w:t>
            </w:r>
            <w:r>
              <w:rPr>
                <w:sz w:val="20"/>
                <w:szCs w:val="20"/>
              </w:rPr>
              <w:t xml:space="preserve"> own application</w:t>
            </w:r>
          </w:p>
          <w:p w14:paraId="4BE24ABB" w14:textId="77777777" w:rsidR="00BF232B" w:rsidRPr="00911A3B" w:rsidRDefault="00BF232B" w:rsidP="00BF232B">
            <w:pPr>
              <w:pStyle w:val="ListBullet"/>
              <w:rPr>
                <w:sz w:val="20"/>
                <w:szCs w:val="20"/>
              </w:rPr>
            </w:pPr>
            <w:r w:rsidRPr="00911A3B">
              <w:rPr>
                <w:sz w:val="20"/>
                <w:szCs w:val="20"/>
              </w:rPr>
              <w:t>Amend</w:t>
            </w:r>
          </w:p>
          <w:p w14:paraId="17AC786A" w14:textId="68189A49" w:rsidR="00BF232B" w:rsidRPr="00911A3B" w:rsidRDefault="00BF232B" w:rsidP="00BF232B">
            <w:pPr>
              <w:pStyle w:val="ListBullet"/>
              <w:rPr>
                <w:sz w:val="20"/>
                <w:szCs w:val="20"/>
              </w:rPr>
            </w:pPr>
            <w:r>
              <w:rPr>
                <w:sz w:val="20"/>
                <w:szCs w:val="20"/>
              </w:rPr>
              <w:t>Request w</w:t>
            </w:r>
            <w:r w:rsidRPr="00911A3B">
              <w:rPr>
                <w:sz w:val="20"/>
                <w:szCs w:val="20"/>
              </w:rPr>
              <w:t>ithdraw</w:t>
            </w:r>
            <w:r>
              <w:rPr>
                <w:sz w:val="20"/>
                <w:szCs w:val="20"/>
              </w:rPr>
              <w:t>al</w:t>
            </w:r>
          </w:p>
          <w:p w14:paraId="068B570B" w14:textId="5C7DD3E0" w:rsidR="00BF232B" w:rsidRPr="00911A3B" w:rsidRDefault="00BF232B" w:rsidP="00BF232B">
            <w:pPr>
              <w:pStyle w:val="ListBullet"/>
              <w:rPr>
                <w:sz w:val="20"/>
                <w:szCs w:val="20"/>
              </w:rPr>
            </w:pPr>
            <w:r w:rsidRPr="00911A3B">
              <w:rPr>
                <w:sz w:val="20"/>
                <w:szCs w:val="20"/>
              </w:rPr>
              <w:t>Resubmit</w:t>
            </w:r>
          </w:p>
        </w:tc>
        <w:tc>
          <w:tcPr>
            <w:tcW w:w="2835" w:type="dxa"/>
          </w:tcPr>
          <w:p w14:paraId="090897DB" w14:textId="77777777" w:rsidR="00BF232B" w:rsidRPr="00911A3B" w:rsidRDefault="00BF232B" w:rsidP="00BF232B">
            <w:pPr>
              <w:pStyle w:val="ListBullet"/>
              <w:rPr>
                <w:sz w:val="20"/>
                <w:szCs w:val="20"/>
              </w:rPr>
            </w:pPr>
            <w:r w:rsidRPr="00911A3B">
              <w:rPr>
                <w:sz w:val="20"/>
                <w:szCs w:val="20"/>
              </w:rPr>
              <w:t>View assigned application</w:t>
            </w:r>
          </w:p>
          <w:p w14:paraId="2A96E856" w14:textId="0A1AF960" w:rsidR="00BF232B" w:rsidRPr="00911A3B" w:rsidRDefault="00BF232B" w:rsidP="00BF232B">
            <w:pPr>
              <w:pStyle w:val="ListBullet"/>
              <w:rPr>
                <w:sz w:val="20"/>
                <w:szCs w:val="20"/>
              </w:rPr>
            </w:pPr>
            <w:r w:rsidRPr="00911A3B">
              <w:rPr>
                <w:sz w:val="20"/>
                <w:szCs w:val="20"/>
              </w:rPr>
              <w:t>Review comments</w:t>
            </w:r>
          </w:p>
        </w:tc>
        <w:tc>
          <w:tcPr>
            <w:tcW w:w="2872" w:type="dxa"/>
          </w:tcPr>
          <w:p w14:paraId="7A5BEC94" w14:textId="4D20C08F" w:rsidR="00BF232B" w:rsidRPr="00911A3B" w:rsidRDefault="00BF232B" w:rsidP="00BF232B">
            <w:pPr>
              <w:pStyle w:val="ListBullet"/>
              <w:rPr>
                <w:sz w:val="20"/>
                <w:szCs w:val="20"/>
              </w:rPr>
            </w:pPr>
            <w:r w:rsidRPr="00911A3B">
              <w:rPr>
                <w:sz w:val="20"/>
                <w:szCs w:val="20"/>
              </w:rPr>
              <w:t>View assigned application &amp; previous decisions</w:t>
            </w:r>
          </w:p>
        </w:tc>
        <w:tc>
          <w:tcPr>
            <w:tcW w:w="2422" w:type="dxa"/>
          </w:tcPr>
          <w:p w14:paraId="338FD297" w14:textId="53B8C4F2" w:rsidR="00BF232B" w:rsidRPr="00911A3B" w:rsidRDefault="00BF232B" w:rsidP="00BF232B">
            <w:pPr>
              <w:rPr>
                <w:sz w:val="20"/>
                <w:szCs w:val="20"/>
              </w:rPr>
            </w:pPr>
            <w:r w:rsidRPr="00911A3B">
              <w:rPr>
                <w:sz w:val="20"/>
                <w:szCs w:val="20"/>
              </w:rPr>
              <w:t>View authorised applications</w:t>
            </w:r>
          </w:p>
        </w:tc>
        <w:tc>
          <w:tcPr>
            <w:tcW w:w="2422" w:type="dxa"/>
          </w:tcPr>
          <w:p w14:paraId="2F8EC931" w14:textId="3BA0F4D4" w:rsidR="00BF232B" w:rsidRPr="00911A3B" w:rsidRDefault="00BF232B" w:rsidP="00BF232B">
            <w:pPr>
              <w:rPr>
                <w:sz w:val="20"/>
                <w:szCs w:val="20"/>
              </w:rPr>
            </w:pPr>
            <w:r w:rsidRPr="00144E51">
              <w:rPr>
                <w:sz w:val="20"/>
                <w:szCs w:val="20"/>
              </w:rPr>
              <w:t>Full Access</w:t>
            </w:r>
          </w:p>
        </w:tc>
      </w:tr>
      <w:tr w:rsidR="00BF232B" w:rsidRPr="00911A3B" w14:paraId="7272843D" w14:textId="27788F86" w:rsidTr="00197ACD">
        <w:tc>
          <w:tcPr>
            <w:tcW w:w="1306" w:type="dxa"/>
          </w:tcPr>
          <w:p w14:paraId="27733813" w14:textId="33FCC5D1" w:rsidR="00BF232B" w:rsidRPr="00911A3B" w:rsidRDefault="00BF232B" w:rsidP="00BF232B">
            <w:pPr>
              <w:rPr>
                <w:sz w:val="20"/>
                <w:szCs w:val="20"/>
              </w:rPr>
            </w:pPr>
            <w:r w:rsidRPr="00911A3B">
              <w:rPr>
                <w:sz w:val="20"/>
                <w:szCs w:val="20"/>
              </w:rPr>
              <w:lastRenderedPageBreak/>
              <w:t>Approved</w:t>
            </w:r>
          </w:p>
        </w:tc>
        <w:tc>
          <w:tcPr>
            <w:tcW w:w="2091" w:type="dxa"/>
          </w:tcPr>
          <w:p w14:paraId="5784136C" w14:textId="01A1AA9F" w:rsidR="00BF232B" w:rsidRPr="00911A3B" w:rsidRDefault="00BF232B" w:rsidP="00BF232B">
            <w:pPr>
              <w:pStyle w:val="ListBullet"/>
              <w:rPr>
                <w:sz w:val="20"/>
                <w:szCs w:val="20"/>
              </w:rPr>
            </w:pPr>
            <w:r w:rsidRPr="00911A3B">
              <w:rPr>
                <w:sz w:val="20"/>
                <w:szCs w:val="20"/>
              </w:rPr>
              <w:t xml:space="preserve">View </w:t>
            </w:r>
            <w:r>
              <w:rPr>
                <w:sz w:val="20"/>
                <w:szCs w:val="20"/>
              </w:rPr>
              <w:t>own application</w:t>
            </w:r>
          </w:p>
          <w:p w14:paraId="0A3AEF3F" w14:textId="3658BA9A" w:rsidR="00BF232B" w:rsidRPr="00911A3B" w:rsidRDefault="00BF232B" w:rsidP="00BF232B">
            <w:pPr>
              <w:pStyle w:val="ListBullet"/>
              <w:rPr>
                <w:sz w:val="20"/>
                <w:szCs w:val="20"/>
              </w:rPr>
            </w:pPr>
            <w:r w:rsidRPr="00911A3B">
              <w:rPr>
                <w:sz w:val="20"/>
                <w:szCs w:val="20"/>
              </w:rPr>
              <w:t>Upload deferred documents</w:t>
            </w:r>
          </w:p>
        </w:tc>
        <w:tc>
          <w:tcPr>
            <w:tcW w:w="2835" w:type="dxa"/>
          </w:tcPr>
          <w:p w14:paraId="11F8FC29" w14:textId="5E5D0E86" w:rsidR="00BF232B" w:rsidRPr="00911A3B" w:rsidRDefault="00BF232B" w:rsidP="00BF232B">
            <w:pPr>
              <w:rPr>
                <w:sz w:val="20"/>
                <w:szCs w:val="20"/>
              </w:rPr>
            </w:pPr>
            <w:r w:rsidRPr="00911A3B">
              <w:rPr>
                <w:sz w:val="20"/>
                <w:szCs w:val="20"/>
              </w:rPr>
              <w:t xml:space="preserve">View assigned </w:t>
            </w:r>
            <w:r>
              <w:rPr>
                <w:sz w:val="20"/>
                <w:szCs w:val="20"/>
              </w:rPr>
              <w:t>application</w:t>
            </w:r>
            <w:r w:rsidRPr="00911A3B">
              <w:rPr>
                <w:sz w:val="20"/>
                <w:szCs w:val="20"/>
              </w:rPr>
              <w:t xml:space="preserve"> </w:t>
            </w:r>
          </w:p>
        </w:tc>
        <w:tc>
          <w:tcPr>
            <w:tcW w:w="2872" w:type="dxa"/>
          </w:tcPr>
          <w:p w14:paraId="4E2D2E22" w14:textId="2B619D1C" w:rsidR="00BF232B" w:rsidRPr="00911A3B" w:rsidRDefault="00BF232B" w:rsidP="00BF232B">
            <w:pPr>
              <w:pStyle w:val="ListBullet"/>
              <w:rPr>
                <w:sz w:val="20"/>
                <w:szCs w:val="20"/>
              </w:rPr>
            </w:pPr>
            <w:r w:rsidRPr="00911A3B">
              <w:rPr>
                <w:sz w:val="20"/>
                <w:szCs w:val="20"/>
              </w:rPr>
              <w:t>View</w:t>
            </w:r>
            <w:r>
              <w:rPr>
                <w:sz w:val="20"/>
                <w:szCs w:val="20"/>
              </w:rPr>
              <w:t xml:space="preserve"> assigned application</w:t>
            </w:r>
          </w:p>
          <w:p w14:paraId="17EE742F" w14:textId="58416212" w:rsidR="00BF232B" w:rsidRPr="00911A3B" w:rsidRDefault="00BF232B" w:rsidP="00BF232B">
            <w:pPr>
              <w:pStyle w:val="ListBullet"/>
              <w:rPr>
                <w:sz w:val="20"/>
                <w:szCs w:val="20"/>
              </w:rPr>
            </w:pPr>
            <w:r w:rsidRPr="00911A3B">
              <w:rPr>
                <w:sz w:val="20"/>
                <w:szCs w:val="20"/>
              </w:rPr>
              <w:t>Review deferred documents</w:t>
            </w:r>
          </w:p>
        </w:tc>
        <w:tc>
          <w:tcPr>
            <w:tcW w:w="2422" w:type="dxa"/>
          </w:tcPr>
          <w:p w14:paraId="31EBE6E6" w14:textId="73403EFF" w:rsidR="00BF232B" w:rsidRPr="00911A3B" w:rsidRDefault="00BF232B" w:rsidP="00BF232B">
            <w:pPr>
              <w:pStyle w:val="ListBullet"/>
              <w:numPr>
                <w:ilvl w:val="0"/>
                <w:numId w:val="0"/>
              </w:numPr>
              <w:rPr>
                <w:sz w:val="20"/>
                <w:szCs w:val="20"/>
              </w:rPr>
            </w:pPr>
            <w:r w:rsidRPr="00911A3B">
              <w:rPr>
                <w:sz w:val="20"/>
                <w:szCs w:val="20"/>
              </w:rPr>
              <w:t>View</w:t>
            </w:r>
            <w:r>
              <w:rPr>
                <w:sz w:val="20"/>
                <w:szCs w:val="20"/>
              </w:rPr>
              <w:t xml:space="preserve"> authorised applications</w:t>
            </w:r>
          </w:p>
        </w:tc>
        <w:tc>
          <w:tcPr>
            <w:tcW w:w="2422" w:type="dxa"/>
          </w:tcPr>
          <w:p w14:paraId="4205C565" w14:textId="4C351367" w:rsidR="00BF232B" w:rsidRPr="00911A3B" w:rsidRDefault="00BF232B" w:rsidP="00BF232B">
            <w:pPr>
              <w:pStyle w:val="ListBullet"/>
              <w:numPr>
                <w:ilvl w:val="0"/>
                <w:numId w:val="0"/>
              </w:numPr>
              <w:rPr>
                <w:sz w:val="20"/>
                <w:szCs w:val="20"/>
              </w:rPr>
            </w:pPr>
            <w:r w:rsidRPr="00144E51">
              <w:rPr>
                <w:sz w:val="20"/>
                <w:szCs w:val="20"/>
              </w:rPr>
              <w:t>Full Access</w:t>
            </w:r>
          </w:p>
        </w:tc>
      </w:tr>
      <w:tr w:rsidR="00BF232B" w:rsidRPr="00911A3B" w14:paraId="35B168FD" w14:textId="5CD521CB" w:rsidTr="00197ACD">
        <w:tc>
          <w:tcPr>
            <w:tcW w:w="1306" w:type="dxa"/>
          </w:tcPr>
          <w:p w14:paraId="2E47FC1E" w14:textId="7C8074A6" w:rsidR="00BF232B" w:rsidRPr="00911A3B" w:rsidRDefault="00BF232B" w:rsidP="00BF232B">
            <w:pPr>
              <w:rPr>
                <w:sz w:val="20"/>
                <w:szCs w:val="20"/>
              </w:rPr>
            </w:pPr>
            <w:r w:rsidRPr="00911A3B">
              <w:rPr>
                <w:sz w:val="20"/>
                <w:szCs w:val="20"/>
              </w:rPr>
              <w:t>Withdrawn</w:t>
            </w:r>
          </w:p>
        </w:tc>
        <w:tc>
          <w:tcPr>
            <w:tcW w:w="2091" w:type="dxa"/>
          </w:tcPr>
          <w:p w14:paraId="1A9FCA37" w14:textId="3C64E435" w:rsidR="00BF232B" w:rsidRPr="00911A3B" w:rsidRDefault="00BF232B" w:rsidP="00BF232B">
            <w:pPr>
              <w:pStyle w:val="ListBullet"/>
              <w:numPr>
                <w:ilvl w:val="0"/>
                <w:numId w:val="0"/>
              </w:numPr>
              <w:rPr>
                <w:sz w:val="20"/>
                <w:szCs w:val="20"/>
              </w:rPr>
            </w:pPr>
            <w:r w:rsidRPr="00911A3B">
              <w:rPr>
                <w:sz w:val="20"/>
                <w:szCs w:val="20"/>
              </w:rPr>
              <w:t>View withdrawn application</w:t>
            </w:r>
          </w:p>
        </w:tc>
        <w:tc>
          <w:tcPr>
            <w:tcW w:w="2835" w:type="dxa"/>
          </w:tcPr>
          <w:p w14:paraId="7F1D661C" w14:textId="03D90A1B" w:rsidR="00BF232B" w:rsidRPr="00911A3B" w:rsidRDefault="00BF232B" w:rsidP="00BF232B">
            <w:pPr>
              <w:rPr>
                <w:sz w:val="20"/>
                <w:szCs w:val="20"/>
              </w:rPr>
            </w:pPr>
            <w:r w:rsidRPr="00911A3B">
              <w:rPr>
                <w:sz w:val="20"/>
                <w:szCs w:val="20"/>
              </w:rPr>
              <w:t>View assigned application</w:t>
            </w:r>
          </w:p>
        </w:tc>
        <w:tc>
          <w:tcPr>
            <w:tcW w:w="2872" w:type="dxa"/>
          </w:tcPr>
          <w:p w14:paraId="25E340FA" w14:textId="3DB7511D" w:rsidR="00BF232B" w:rsidRPr="00911A3B" w:rsidRDefault="00BF232B" w:rsidP="00BF232B">
            <w:pPr>
              <w:rPr>
                <w:sz w:val="20"/>
                <w:szCs w:val="20"/>
              </w:rPr>
            </w:pPr>
            <w:r w:rsidRPr="00911A3B">
              <w:rPr>
                <w:sz w:val="20"/>
                <w:szCs w:val="20"/>
              </w:rPr>
              <w:t>View assigned application</w:t>
            </w:r>
          </w:p>
        </w:tc>
        <w:tc>
          <w:tcPr>
            <w:tcW w:w="2422" w:type="dxa"/>
          </w:tcPr>
          <w:p w14:paraId="1A407397" w14:textId="58E83AAD" w:rsidR="00BF232B" w:rsidRPr="00911A3B" w:rsidRDefault="00BF232B" w:rsidP="00BF232B">
            <w:pPr>
              <w:rPr>
                <w:sz w:val="20"/>
                <w:szCs w:val="20"/>
              </w:rPr>
            </w:pPr>
            <w:r w:rsidRPr="00911A3B">
              <w:rPr>
                <w:sz w:val="20"/>
                <w:szCs w:val="20"/>
              </w:rPr>
              <w:t>View authorised applications</w:t>
            </w:r>
          </w:p>
        </w:tc>
        <w:tc>
          <w:tcPr>
            <w:tcW w:w="2422" w:type="dxa"/>
          </w:tcPr>
          <w:p w14:paraId="359F273F" w14:textId="57E37149" w:rsidR="00BF232B" w:rsidRPr="00911A3B" w:rsidRDefault="00BF232B" w:rsidP="00BF232B">
            <w:pPr>
              <w:rPr>
                <w:sz w:val="20"/>
                <w:szCs w:val="20"/>
              </w:rPr>
            </w:pPr>
            <w:r w:rsidRPr="00144E51">
              <w:rPr>
                <w:sz w:val="20"/>
                <w:szCs w:val="20"/>
              </w:rPr>
              <w:t>Full Access</w:t>
            </w:r>
          </w:p>
        </w:tc>
      </w:tr>
    </w:tbl>
    <w:p w14:paraId="7B925189" w14:textId="66A15FE6" w:rsidR="00F23EBB" w:rsidRDefault="00BE3485" w:rsidP="00F23EBB">
      <w:pPr>
        <w:pStyle w:val="Heading3"/>
      </w:pPr>
      <w:r>
        <w:t>Permit Status and Role Actions Matrix</w:t>
      </w:r>
    </w:p>
    <w:tbl>
      <w:tblPr>
        <w:tblStyle w:val="SJ"/>
        <w:tblW w:w="0" w:type="auto"/>
        <w:tblLook w:val="04A0" w:firstRow="1" w:lastRow="0" w:firstColumn="1" w:lastColumn="0" w:noHBand="0" w:noVBand="1"/>
      </w:tblPr>
      <w:tblGrid>
        <w:gridCol w:w="1265"/>
        <w:gridCol w:w="2132"/>
        <w:gridCol w:w="2824"/>
        <w:gridCol w:w="2846"/>
        <w:gridCol w:w="2410"/>
        <w:gridCol w:w="2471"/>
      </w:tblGrid>
      <w:tr w:rsidR="00F75D12" w:rsidRPr="005A7B0A" w14:paraId="776BDF3D" w14:textId="77777777" w:rsidTr="005A7B0A">
        <w:trPr>
          <w:cnfStyle w:val="100000000000" w:firstRow="1" w:lastRow="0" w:firstColumn="0" w:lastColumn="0" w:oddVBand="0" w:evenVBand="0" w:oddHBand="0" w:evenHBand="0" w:firstRowFirstColumn="0" w:firstRowLastColumn="0" w:lastRowFirstColumn="0" w:lastRowLastColumn="0"/>
        </w:trPr>
        <w:tc>
          <w:tcPr>
            <w:tcW w:w="0" w:type="auto"/>
            <w:hideMark/>
          </w:tcPr>
          <w:p w14:paraId="1709FA55" w14:textId="77777777" w:rsidR="00F75D12" w:rsidRPr="005A7B0A" w:rsidRDefault="00F75D12" w:rsidP="00F75D12">
            <w:pPr>
              <w:rPr>
                <w:sz w:val="20"/>
                <w:szCs w:val="20"/>
              </w:rPr>
            </w:pPr>
            <w:r w:rsidRPr="005A7B0A">
              <w:rPr>
                <w:sz w:val="20"/>
                <w:szCs w:val="20"/>
              </w:rPr>
              <w:t>Permit Status</w:t>
            </w:r>
          </w:p>
        </w:tc>
        <w:tc>
          <w:tcPr>
            <w:tcW w:w="2132" w:type="dxa"/>
            <w:hideMark/>
          </w:tcPr>
          <w:p w14:paraId="74D5572F" w14:textId="77777777" w:rsidR="00F75D12" w:rsidRPr="005A7B0A" w:rsidRDefault="00F75D12" w:rsidP="00F75D12">
            <w:pPr>
              <w:rPr>
                <w:sz w:val="20"/>
                <w:szCs w:val="20"/>
              </w:rPr>
            </w:pPr>
            <w:r w:rsidRPr="005A7B0A">
              <w:rPr>
                <w:sz w:val="20"/>
                <w:szCs w:val="20"/>
              </w:rPr>
              <w:t>Applicant</w:t>
            </w:r>
          </w:p>
        </w:tc>
        <w:tc>
          <w:tcPr>
            <w:tcW w:w="2824" w:type="dxa"/>
            <w:hideMark/>
          </w:tcPr>
          <w:p w14:paraId="377E8AC7" w14:textId="77777777" w:rsidR="00F75D12" w:rsidRPr="005A7B0A" w:rsidRDefault="00F75D12" w:rsidP="00F75D12">
            <w:pPr>
              <w:rPr>
                <w:sz w:val="20"/>
                <w:szCs w:val="20"/>
              </w:rPr>
            </w:pPr>
            <w:r w:rsidRPr="005A7B0A">
              <w:rPr>
                <w:sz w:val="20"/>
                <w:szCs w:val="20"/>
              </w:rPr>
              <w:t>Liaison Officer</w:t>
            </w:r>
          </w:p>
        </w:tc>
        <w:tc>
          <w:tcPr>
            <w:tcW w:w="2846" w:type="dxa"/>
            <w:hideMark/>
          </w:tcPr>
          <w:p w14:paraId="0C9ED2EE" w14:textId="77777777" w:rsidR="00F75D12" w:rsidRPr="005A7B0A" w:rsidRDefault="00F75D12" w:rsidP="00F75D12">
            <w:pPr>
              <w:rPr>
                <w:sz w:val="20"/>
                <w:szCs w:val="20"/>
              </w:rPr>
            </w:pPr>
            <w:r w:rsidRPr="005A7B0A">
              <w:rPr>
                <w:sz w:val="20"/>
                <w:szCs w:val="20"/>
              </w:rPr>
              <w:t>Approver</w:t>
            </w:r>
          </w:p>
        </w:tc>
        <w:tc>
          <w:tcPr>
            <w:tcW w:w="2410" w:type="dxa"/>
            <w:hideMark/>
          </w:tcPr>
          <w:p w14:paraId="440EB7BF" w14:textId="77777777" w:rsidR="00F75D12" w:rsidRPr="005A7B0A" w:rsidRDefault="00F75D12" w:rsidP="00F75D12">
            <w:pPr>
              <w:rPr>
                <w:sz w:val="20"/>
                <w:szCs w:val="20"/>
              </w:rPr>
            </w:pPr>
            <w:r w:rsidRPr="005A7B0A">
              <w:rPr>
                <w:sz w:val="20"/>
                <w:szCs w:val="20"/>
              </w:rPr>
              <w:t>SDC Stakeholder</w:t>
            </w:r>
          </w:p>
        </w:tc>
        <w:tc>
          <w:tcPr>
            <w:tcW w:w="2471" w:type="dxa"/>
            <w:hideMark/>
          </w:tcPr>
          <w:p w14:paraId="03ABF893" w14:textId="77777777" w:rsidR="00F75D12" w:rsidRPr="005A7B0A" w:rsidRDefault="00F75D12" w:rsidP="00F75D12">
            <w:pPr>
              <w:rPr>
                <w:sz w:val="20"/>
                <w:szCs w:val="20"/>
              </w:rPr>
            </w:pPr>
            <w:r w:rsidRPr="005A7B0A">
              <w:rPr>
                <w:sz w:val="20"/>
                <w:szCs w:val="20"/>
              </w:rPr>
              <w:t>NOP Operations Admin</w:t>
            </w:r>
          </w:p>
        </w:tc>
      </w:tr>
      <w:tr w:rsidR="00BF232B" w:rsidRPr="005A7B0A" w14:paraId="4FE3D8D8" w14:textId="77777777" w:rsidTr="005A7B0A">
        <w:tc>
          <w:tcPr>
            <w:tcW w:w="0" w:type="auto"/>
            <w:hideMark/>
          </w:tcPr>
          <w:p w14:paraId="00601E13" w14:textId="77777777" w:rsidR="00BF232B" w:rsidRPr="005A7B0A" w:rsidRDefault="00BF232B" w:rsidP="00BF232B">
            <w:pPr>
              <w:rPr>
                <w:sz w:val="20"/>
                <w:szCs w:val="20"/>
              </w:rPr>
            </w:pPr>
            <w:r w:rsidRPr="005A7B0A">
              <w:rPr>
                <w:sz w:val="20"/>
                <w:szCs w:val="20"/>
              </w:rPr>
              <w:t>Upcoming</w:t>
            </w:r>
          </w:p>
        </w:tc>
        <w:tc>
          <w:tcPr>
            <w:tcW w:w="2132" w:type="dxa"/>
            <w:hideMark/>
          </w:tcPr>
          <w:p w14:paraId="03B618F7" w14:textId="7BE880D0" w:rsidR="00BF232B" w:rsidRPr="005A7B0A" w:rsidRDefault="00BF232B" w:rsidP="00BF232B">
            <w:pPr>
              <w:pStyle w:val="ListBullet"/>
              <w:rPr>
                <w:sz w:val="20"/>
                <w:szCs w:val="20"/>
              </w:rPr>
            </w:pPr>
            <w:r w:rsidRPr="005A7B0A">
              <w:rPr>
                <w:sz w:val="20"/>
                <w:szCs w:val="20"/>
              </w:rPr>
              <w:t>View own NOP</w:t>
            </w:r>
          </w:p>
          <w:p w14:paraId="270B299A" w14:textId="77777777" w:rsidR="00BF232B" w:rsidRPr="005A7B0A" w:rsidRDefault="00BF232B" w:rsidP="00BF232B">
            <w:pPr>
              <w:pStyle w:val="ListBullet"/>
              <w:rPr>
                <w:sz w:val="20"/>
                <w:szCs w:val="20"/>
              </w:rPr>
            </w:pPr>
            <w:r w:rsidRPr="005A7B0A">
              <w:rPr>
                <w:sz w:val="20"/>
                <w:szCs w:val="20"/>
              </w:rPr>
              <w:t>Request extension</w:t>
            </w:r>
          </w:p>
          <w:p w14:paraId="484AE61E" w14:textId="77777777" w:rsidR="00BF232B" w:rsidRPr="005A7B0A" w:rsidRDefault="00BF232B" w:rsidP="00BF232B">
            <w:pPr>
              <w:pStyle w:val="ListBullet"/>
              <w:rPr>
                <w:sz w:val="20"/>
                <w:szCs w:val="20"/>
              </w:rPr>
            </w:pPr>
            <w:r w:rsidRPr="005A7B0A">
              <w:rPr>
                <w:sz w:val="20"/>
                <w:szCs w:val="20"/>
              </w:rPr>
              <w:t>Request cancellation</w:t>
            </w:r>
          </w:p>
          <w:p w14:paraId="026E7C93" w14:textId="4582DC51" w:rsidR="00BF232B" w:rsidRPr="005A7B0A" w:rsidRDefault="00BF232B" w:rsidP="00BF232B">
            <w:pPr>
              <w:pStyle w:val="ListBullet"/>
              <w:rPr>
                <w:sz w:val="20"/>
                <w:szCs w:val="20"/>
              </w:rPr>
            </w:pPr>
            <w:r w:rsidRPr="005A7B0A">
              <w:rPr>
                <w:sz w:val="20"/>
                <w:szCs w:val="20"/>
              </w:rPr>
              <w:t>Upload deferred documents</w:t>
            </w:r>
          </w:p>
        </w:tc>
        <w:tc>
          <w:tcPr>
            <w:tcW w:w="2824" w:type="dxa"/>
            <w:hideMark/>
          </w:tcPr>
          <w:p w14:paraId="1BB8CB94" w14:textId="77777777" w:rsidR="00BF232B" w:rsidRPr="005A7B0A" w:rsidRDefault="00BF232B" w:rsidP="00BF232B">
            <w:pPr>
              <w:pStyle w:val="ListBullet"/>
              <w:rPr>
                <w:sz w:val="20"/>
                <w:szCs w:val="20"/>
              </w:rPr>
            </w:pPr>
            <w:r w:rsidRPr="005A7B0A">
              <w:rPr>
                <w:sz w:val="20"/>
                <w:szCs w:val="20"/>
              </w:rPr>
              <w:t>View assigned NOP</w:t>
            </w:r>
          </w:p>
          <w:p w14:paraId="4E57A961" w14:textId="77777777" w:rsidR="00BF232B" w:rsidRPr="005A7B0A" w:rsidRDefault="00BF232B" w:rsidP="00BF232B">
            <w:pPr>
              <w:pStyle w:val="ListBullet"/>
              <w:rPr>
                <w:sz w:val="20"/>
                <w:szCs w:val="20"/>
              </w:rPr>
            </w:pPr>
            <w:r w:rsidRPr="005A7B0A">
              <w:rPr>
                <w:sz w:val="20"/>
                <w:szCs w:val="20"/>
              </w:rPr>
              <w:t>Pre-screen extension and cancellation requests</w:t>
            </w:r>
          </w:p>
          <w:p w14:paraId="5B34B0AD" w14:textId="77777777" w:rsidR="00BF232B" w:rsidRPr="005A7B0A" w:rsidRDefault="00BF232B" w:rsidP="00BF232B">
            <w:pPr>
              <w:pStyle w:val="ListBullet"/>
              <w:rPr>
                <w:sz w:val="20"/>
                <w:szCs w:val="20"/>
              </w:rPr>
            </w:pPr>
            <w:r w:rsidRPr="005A7B0A">
              <w:rPr>
                <w:sz w:val="20"/>
                <w:szCs w:val="20"/>
              </w:rPr>
              <w:t>Request changes to requests</w:t>
            </w:r>
          </w:p>
          <w:p w14:paraId="63ADB352" w14:textId="5858A166" w:rsidR="00BF232B" w:rsidRPr="005A7B0A" w:rsidRDefault="00BF232B" w:rsidP="00BF232B">
            <w:pPr>
              <w:pStyle w:val="ListBullet"/>
              <w:rPr>
                <w:sz w:val="20"/>
                <w:szCs w:val="20"/>
              </w:rPr>
            </w:pPr>
            <w:r w:rsidRPr="005A7B0A">
              <w:rPr>
                <w:sz w:val="20"/>
                <w:szCs w:val="20"/>
              </w:rPr>
              <w:t>Clear requests for approval</w:t>
            </w:r>
          </w:p>
        </w:tc>
        <w:tc>
          <w:tcPr>
            <w:tcW w:w="2846" w:type="dxa"/>
            <w:hideMark/>
          </w:tcPr>
          <w:p w14:paraId="66F4746D" w14:textId="77777777" w:rsidR="00BF232B" w:rsidRPr="005A7B0A" w:rsidRDefault="00BF232B" w:rsidP="00BF232B">
            <w:pPr>
              <w:pStyle w:val="ListBullet"/>
              <w:rPr>
                <w:sz w:val="20"/>
                <w:szCs w:val="20"/>
              </w:rPr>
            </w:pPr>
            <w:r w:rsidRPr="005A7B0A">
              <w:rPr>
                <w:sz w:val="20"/>
                <w:szCs w:val="20"/>
              </w:rPr>
              <w:t>View assigned NOP</w:t>
            </w:r>
          </w:p>
          <w:p w14:paraId="745B38B4" w14:textId="77777777" w:rsidR="00BF232B" w:rsidRPr="005A7B0A" w:rsidRDefault="00BF232B" w:rsidP="00BF232B">
            <w:pPr>
              <w:pStyle w:val="ListBullet"/>
              <w:rPr>
                <w:sz w:val="20"/>
                <w:szCs w:val="20"/>
              </w:rPr>
            </w:pPr>
            <w:r w:rsidRPr="005A7B0A">
              <w:rPr>
                <w:sz w:val="20"/>
                <w:szCs w:val="20"/>
              </w:rPr>
              <w:t>Approve or request changes to extension and cancellation requests</w:t>
            </w:r>
          </w:p>
          <w:p w14:paraId="0DCA2C8B" w14:textId="77777777" w:rsidR="00BF232B" w:rsidRPr="005A7B0A" w:rsidRDefault="00BF232B" w:rsidP="00BF232B">
            <w:pPr>
              <w:pStyle w:val="ListBullet"/>
              <w:rPr>
                <w:sz w:val="20"/>
                <w:szCs w:val="20"/>
              </w:rPr>
            </w:pPr>
            <w:r w:rsidRPr="005A7B0A">
              <w:rPr>
                <w:sz w:val="20"/>
                <w:szCs w:val="20"/>
              </w:rPr>
              <w:t>Review assigned deferred documents</w:t>
            </w:r>
          </w:p>
          <w:p w14:paraId="19C5478B" w14:textId="3E014F67" w:rsidR="00BF232B" w:rsidRPr="005A7B0A" w:rsidRDefault="00BF232B" w:rsidP="00BF232B">
            <w:pPr>
              <w:pStyle w:val="ListBullet"/>
              <w:rPr>
                <w:sz w:val="20"/>
                <w:szCs w:val="20"/>
              </w:rPr>
            </w:pPr>
            <w:r w:rsidRPr="005A7B0A">
              <w:rPr>
                <w:sz w:val="20"/>
                <w:szCs w:val="20"/>
              </w:rPr>
              <w:t>Revoke</w:t>
            </w:r>
          </w:p>
        </w:tc>
        <w:tc>
          <w:tcPr>
            <w:tcW w:w="2410" w:type="dxa"/>
            <w:hideMark/>
          </w:tcPr>
          <w:p w14:paraId="40564F3A" w14:textId="77777777" w:rsidR="00BF232B" w:rsidRPr="005A7B0A" w:rsidRDefault="00BF232B" w:rsidP="00BF232B">
            <w:pPr>
              <w:rPr>
                <w:sz w:val="20"/>
                <w:szCs w:val="20"/>
              </w:rPr>
            </w:pPr>
            <w:r w:rsidRPr="005A7B0A">
              <w:rPr>
                <w:sz w:val="20"/>
                <w:szCs w:val="20"/>
              </w:rPr>
              <w:t>View authorised NOPs</w:t>
            </w:r>
          </w:p>
        </w:tc>
        <w:tc>
          <w:tcPr>
            <w:tcW w:w="2471" w:type="dxa"/>
            <w:hideMark/>
          </w:tcPr>
          <w:p w14:paraId="4A2A3298" w14:textId="449843B0" w:rsidR="00BF232B" w:rsidRPr="005A7B0A" w:rsidRDefault="00BF232B" w:rsidP="00BF232B">
            <w:pPr>
              <w:rPr>
                <w:sz w:val="20"/>
                <w:szCs w:val="20"/>
              </w:rPr>
            </w:pPr>
            <w:r w:rsidRPr="00774324">
              <w:rPr>
                <w:sz w:val="20"/>
                <w:szCs w:val="20"/>
              </w:rPr>
              <w:t>Full Access</w:t>
            </w:r>
          </w:p>
        </w:tc>
      </w:tr>
      <w:tr w:rsidR="00BF232B" w:rsidRPr="005A7B0A" w14:paraId="1BAE97DC" w14:textId="77777777" w:rsidTr="005A7B0A">
        <w:tc>
          <w:tcPr>
            <w:tcW w:w="0" w:type="auto"/>
            <w:hideMark/>
          </w:tcPr>
          <w:p w14:paraId="7302B853" w14:textId="77777777" w:rsidR="00BF232B" w:rsidRPr="005A7B0A" w:rsidRDefault="00BF232B" w:rsidP="00BF232B">
            <w:pPr>
              <w:rPr>
                <w:sz w:val="20"/>
                <w:szCs w:val="20"/>
              </w:rPr>
            </w:pPr>
            <w:r w:rsidRPr="005A7B0A">
              <w:rPr>
                <w:sz w:val="20"/>
                <w:szCs w:val="20"/>
              </w:rPr>
              <w:lastRenderedPageBreak/>
              <w:t>Active</w:t>
            </w:r>
          </w:p>
        </w:tc>
        <w:tc>
          <w:tcPr>
            <w:tcW w:w="2132" w:type="dxa"/>
            <w:hideMark/>
          </w:tcPr>
          <w:p w14:paraId="1601D836" w14:textId="77777777" w:rsidR="00BF232B" w:rsidRPr="005A7B0A" w:rsidRDefault="00BF232B" w:rsidP="00BF232B">
            <w:pPr>
              <w:pStyle w:val="ListBullet"/>
              <w:rPr>
                <w:sz w:val="20"/>
                <w:szCs w:val="20"/>
              </w:rPr>
            </w:pPr>
            <w:r w:rsidRPr="005A7B0A">
              <w:rPr>
                <w:sz w:val="20"/>
                <w:szCs w:val="20"/>
              </w:rPr>
              <w:t>View own NOP</w:t>
            </w:r>
          </w:p>
          <w:p w14:paraId="5FD044F7" w14:textId="77777777" w:rsidR="00BF232B" w:rsidRPr="005A7B0A" w:rsidRDefault="00BF232B" w:rsidP="00BF232B">
            <w:pPr>
              <w:pStyle w:val="ListBullet"/>
              <w:rPr>
                <w:sz w:val="20"/>
                <w:szCs w:val="20"/>
              </w:rPr>
            </w:pPr>
            <w:r w:rsidRPr="005A7B0A">
              <w:rPr>
                <w:sz w:val="20"/>
                <w:szCs w:val="20"/>
              </w:rPr>
              <w:t>Request extension</w:t>
            </w:r>
          </w:p>
          <w:p w14:paraId="25FBBE2B" w14:textId="77777777" w:rsidR="00BF232B" w:rsidRDefault="00BF232B" w:rsidP="00BF232B">
            <w:pPr>
              <w:pStyle w:val="ListBullet"/>
              <w:rPr>
                <w:sz w:val="20"/>
                <w:szCs w:val="20"/>
              </w:rPr>
            </w:pPr>
            <w:r w:rsidRPr="005A7B0A">
              <w:rPr>
                <w:sz w:val="20"/>
                <w:szCs w:val="20"/>
              </w:rPr>
              <w:t>Request cancellation</w:t>
            </w:r>
          </w:p>
          <w:p w14:paraId="4A662A88" w14:textId="3BED9F0E" w:rsidR="00BF232B" w:rsidRPr="0068364F" w:rsidRDefault="00BF232B" w:rsidP="00BF232B">
            <w:pPr>
              <w:pStyle w:val="ListBullet"/>
              <w:rPr>
                <w:sz w:val="20"/>
                <w:szCs w:val="20"/>
              </w:rPr>
            </w:pPr>
            <w:r w:rsidRPr="0068364F">
              <w:rPr>
                <w:sz w:val="20"/>
                <w:szCs w:val="20"/>
              </w:rPr>
              <w:t>Upload deferred documents</w:t>
            </w:r>
          </w:p>
        </w:tc>
        <w:tc>
          <w:tcPr>
            <w:tcW w:w="2824" w:type="dxa"/>
            <w:hideMark/>
          </w:tcPr>
          <w:p w14:paraId="4FA00D71" w14:textId="77777777" w:rsidR="00BF232B" w:rsidRPr="005A7B0A" w:rsidRDefault="00BF232B" w:rsidP="00BF232B">
            <w:pPr>
              <w:pStyle w:val="ListBullet"/>
              <w:rPr>
                <w:sz w:val="20"/>
                <w:szCs w:val="20"/>
              </w:rPr>
            </w:pPr>
            <w:r w:rsidRPr="005A7B0A">
              <w:rPr>
                <w:sz w:val="20"/>
                <w:szCs w:val="20"/>
              </w:rPr>
              <w:t>View assigned NOP</w:t>
            </w:r>
          </w:p>
          <w:p w14:paraId="4A308C9B" w14:textId="77777777" w:rsidR="00BF232B" w:rsidRPr="005A7B0A" w:rsidRDefault="00BF232B" w:rsidP="00BF232B">
            <w:pPr>
              <w:pStyle w:val="ListBullet"/>
              <w:rPr>
                <w:sz w:val="20"/>
                <w:szCs w:val="20"/>
              </w:rPr>
            </w:pPr>
            <w:r w:rsidRPr="005A7B0A">
              <w:rPr>
                <w:sz w:val="20"/>
                <w:szCs w:val="20"/>
              </w:rPr>
              <w:t>Pre-screen extension and cancellation requests</w:t>
            </w:r>
          </w:p>
          <w:p w14:paraId="16A951A3" w14:textId="77777777" w:rsidR="00BF232B" w:rsidRPr="005A7B0A" w:rsidRDefault="00BF232B" w:rsidP="00BF232B">
            <w:pPr>
              <w:pStyle w:val="ListBullet"/>
              <w:rPr>
                <w:sz w:val="20"/>
                <w:szCs w:val="20"/>
              </w:rPr>
            </w:pPr>
            <w:r w:rsidRPr="005A7B0A">
              <w:rPr>
                <w:sz w:val="20"/>
                <w:szCs w:val="20"/>
              </w:rPr>
              <w:t>Request changes to requests</w:t>
            </w:r>
          </w:p>
          <w:p w14:paraId="4C7A9047" w14:textId="47DD7A4A" w:rsidR="00BF232B" w:rsidRPr="005A7B0A" w:rsidRDefault="00BF232B" w:rsidP="00BF232B">
            <w:pPr>
              <w:pStyle w:val="ListBullet"/>
              <w:rPr>
                <w:sz w:val="20"/>
                <w:szCs w:val="20"/>
              </w:rPr>
            </w:pPr>
            <w:r w:rsidRPr="005A7B0A">
              <w:rPr>
                <w:sz w:val="20"/>
                <w:szCs w:val="20"/>
              </w:rPr>
              <w:t>Clear requests for approval</w:t>
            </w:r>
          </w:p>
        </w:tc>
        <w:tc>
          <w:tcPr>
            <w:tcW w:w="2846" w:type="dxa"/>
            <w:hideMark/>
          </w:tcPr>
          <w:p w14:paraId="0584BC1A" w14:textId="77777777" w:rsidR="00BF232B" w:rsidRPr="005A7B0A" w:rsidRDefault="00BF232B" w:rsidP="00BF232B">
            <w:pPr>
              <w:pStyle w:val="ListBullet"/>
              <w:rPr>
                <w:sz w:val="20"/>
                <w:szCs w:val="20"/>
              </w:rPr>
            </w:pPr>
            <w:r w:rsidRPr="005A7B0A">
              <w:rPr>
                <w:sz w:val="20"/>
                <w:szCs w:val="20"/>
              </w:rPr>
              <w:t>View assigned NOP</w:t>
            </w:r>
          </w:p>
          <w:p w14:paraId="088D4C04" w14:textId="77777777" w:rsidR="00BF232B" w:rsidRPr="005A7B0A" w:rsidRDefault="00BF232B" w:rsidP="00BF232B">
            <w:pPr>
              <w:pStyle w:val="ListBullet"/>
              <w:rPr>
                <w:sz w:val="20"/>
                <w:szCs w:val="20"/>
              </w:rPr>
            </w:pPr>
            <w:r w:rsidRPr="005A7B0A">
              <w:rPr>
                <w:sz w:val="20"/>
                <w:szCs w:val="20"/>
              </w:rPr>
              <w:t>Approve or request changes to extension and cancellation requests</w:t>
            </w:r>
          </w:p>
          <w:p w14:paraId="017817CE" w14:textId="77777777" w:rsidR="00BF232B" w:rsidRPr="005A7B0A" w:rsidRDefault="00BF232B" w:rsidP="00BF232B">
            <w:pPr>
              <w:pStyle w:val="ListBullet"/>
              <w:rPr>
                <w:sz w:val="20"/>
                <w:szCs w:val="20"/>
              </w:rPr>
            </w:pPr>
            <w:r w:rsidRPr="005A7B0A">
              <w:rPr>
                <w:sz w:val="20"/>
                <w:szCs w:val="20"/>
              </w:rPr>
              <w:t>Review assigned deferred documents</w:t>
            </w:r>
          </w:p>
          <w:p w14:paraId="14FDCAB6" w14:textId="6A5CF2D1" w:rsidR="00BF232B" w:rsidRPr="005A7B0A" w:rsidRDefault="00BF232B" w:rsidP="00BF232B">
            <w:pPr>
              <w:pStyle w:val="ListBullet"/>
              <w:rPr>
                <w:sz w:val="20"/>
                <w:szCs w:val="20"/>
              </w:rPr>
            </w:pPr>
            <w:r w:rsidRPr="005A7B0A">
              <w:rPr>
                <w:sz w:val="20"/>
                <w:szCs w:val="20"/>
              </w:rPr>
              <w:t>Suspend or revoke</w:t>
            </w:r>
          </w:p>
        </w:tc>
        <w:tc>
          <w:tcPr>
            <w:tcW w:w="2410" w:type="dxa"/>
            <w:hideMark/>
          </w:tcPr>
          <w:p w14:paraId="67567691" w14:textId="77777777" w:rsidR="00BF232B" w:rsidRPr="005A7B0A" w:rsidRDefault="00BF232B" w:rsidP="00BF232B">
            <w:pPr>
              <w:rPr>
                <w:sz w:val="20"/>
                <w:szCs w:val="20"/>
              </w:rPr>
            </w:pPr>
            <w:r w:rsidRPr="005A7B0A">
              <w:rPr>
                <w:sz w:val="20"/>
                <w:szCs w:val="20"/>
              </w:rPr>
              <w:t>View authorised NOPs</w:t>
            </w:r>
          </w:p>
        </w:tc>
        <w:tc>
          <w:tcPr>
            <w:tcW w:w="2471" w:type="dxa"/>
            <w:hideMark/>
          </w:tcPr>
          <w:p w14:paraId="7B0F7954" w14:textId="0F48386C" w:rsidR="00BF232B" w:rsidRPr="005A7B0A" w:rsidRDefault="00BF232B" w:rsidP="00BF232B">
            <w:pPr>
              <w:rPr>
                <w:sz w:val="20"/>
                <w:szCs w:val="20"/>
              </w:rPr>
            </w:pPr>
            <w:r w:rsidRPr="00774324">
              <w:rPr>
                <w:sz w:val="20"/>
                <w:szCs w:val="20"/>
              </w:rPr>
              <w:t>Full Access</w:t>
            </w:r>
          </w:p>
        </w:tc>
      </w:tr>
      <w:tr w:rsidR="00BF232B" w:rsidRPr="005A7B0A" w14:paraId="4B5F9932" w14:textId="77777777" w:rsidTr="005A7B0A">
        <w:tc>
          <w:tcPr>
            <w:tcW w:w="0" w:type="auto"/>
            <w:hideMark/>
          </w:tcPr>
          <w:p w14:paraId="14048EA5" w14:textId="77777777" w:rsidR="00BF232B" w:rsidRPr="005A7B0A" w:rsidRDefault="00BF232B" w:rsidP="00BF232B">
            <w:pPr>
              <w:rPr>
                <w:sz w:val="20"/>
                <w:szCs w:val="20"/>
              </w:rPr>
            </w:pPr>
            <w:r w:rsidRPr="005A7B0A">
              <w:rPr>
                <w:sz w:val="20"/>
                <w:szCs w:val="20"/>
              </w:rPr>
              <w:t>Suspended</w:t>
            </w:r>
          </w:p>
        </w:tc>
        <w:tc>
          <w:tcPr>
            <w:tcW w:w="2132" w:type="dxa"/>
            <w:hideMark/>
          </w:tcPr>
          <w:p w14:paraId="43129DA9" w14:textId="77777777" w:rsidR="00BF232B" w:rsidRPr="005A7B0A" w:rsidRDefault="00BF232B" w:rsidP="00BF232B">
            <w:pPr>
              <w:pStyle w:val="ListBullet"/>
              <w:rPr>
                <w:sz w:val="20"/>
                <w:szCs w:val="20"/>
              </w:rPr>
            </w:pPr>
            <w:r w:rsidRPr="005A7B0A">
              <w:rPr>
                <w:sz w:val="20"/>
                <w:szCs w:val="20"/>
              </w:rPr>
              <w:t>View own NOP</w:t>
            </w:r>
          </w:p>
          <w:p w14:paraId="0F3F921E" w14:textId="77777777" w:rsidR="00BF232B" w:rsidRPr="005A7B0A" w:rsidRDefault="00BF232B" w:rsidP="00BF232B">
            <w:pPr>
              <w:pStyle w:val="ListBullet"/>
              <w:rPr>
                <w:sz w:val="20"/>
                <w:szCs w:val="20"/>
              </w:rPr>
            </w:pPr>
            <w:r w:rsidRPr="005A7B0A">
              <w:rPr>
                <w:sz w:val="20"/>
                <w:szCs w:val="20"/>
              </w:rPr>
              <w:t>Request extension</w:t>
            </w:r>
          </w:p>
          <w:p w14:paraId="299CC3EA" w14:textId="77777777" w:rsidR="00BF232B" w:rsidRPr="005A7B0A" w:rsidRDefault="00BF232B" w:rsidP="00BF232B">
            <w:pPr>
              <w:pStyle w:val="ListBullet"/>
              <w:rPr>
                <w:sz w:val="20"/>
                <w:szCs w:val="20"/>
              </w:rPr>
            </w:pPr>
            <w:r w:rsidRPr="005A7B0A">
              <w:rPr>
                <w:sz w:val="20"/>
                <w:szCs w:val="20"/>
              </w:rPr>
              <w:t>Request cancellation</w:t>
            </w:r>
          </w:p>
          <w:p w14:paraId="42A7F68D" w14:textId="77777777" w:rsidR="00BF232B" w:rsidRPr="005A7B0A" w:rsidRDefault="00BF232B" w:rsidP="00BF232B">
            <w:pPr>
              <w:pStyle w:val="ListBullet"/>
              <w:rPr>
                <w:sz w:val="20"/>
                <w:szCs w:val="20"/>
              </w:rPr>
            </w:pPr>
            <w:r w:rsidRPr="005A7B0A">
              <w:rPr>
                <w:sz w:val="20"/>
                <w:szCs w:val="20"/>
              </w:rPr>
              <w:t>Request lifting of suspension</w:t>
            </w:r>
          </w:p>
          <w:p w14:paraId="0DE0FA81" w14:textId="7A91B3B4" w:rsidR="00BF232B" w:rsidRPr="005A7B0A" w:rsidRDefault="00BF232B" w:rsidP="00BF232B">
            <w:pPr>
              <w:pStyle w:val="ListBullet"/>
              <w:rPr>
                <w:sz w:val="20"/>
                <w:szCs w:val="20"/>
              </w:rPr>
            </w:pPr>
            <w:r w:rsidRPr="005A7B0A">
              <w:rPr>
                <w:sz w:val="20"/>
                <w:szCs w:val="20"/>
              </w:rPr>
              <w:t>Upload deferred documents</w:t>
            </w:r>
          </w:p>
        </w:tc>
        <w:tc>
          <w:tcPr>
            <w:tcW w:w="2824" w:type="dxa"/>
            <w:hideMark/>
          </w:tcPr>
          <w:p w14:paraId="6732F991" w14:textId="77777777" w:rsidR="00BF232B" w:rsidRPr="005A7B0A" w:rsidRDefault="00BF232B" w:rsidP="00BF232B">
            <w:pPr>
              <w:pStyle w:val="ListBullet"/>
              <w:rPr>
                <w:sz w:val="20"/>
                <w:szCs w:val="20"/>
              </w:rPr>
            </w:pPr>
            <w:r w:rsidRPr="005A7B0A">
              <w:rPr>
                <w:sz w:val="20"/>
                <w:szCs w:val="20"/>
              </w:rPr>
              <w:t>View assigned NOP</w:t>
            </w:r>
          </w:p>
          <w:p w14:paraId="522EA923" w14:textId="77777777" w:rsidR="00BF232B" w:rsidRPr="005A7B0A" w:rsidRDefault="00BF232B" w:rsidP="00BF232B">
            <w:pPr>
              <w:pStyle w:val="ListBullet"/>
              <w:rPr>
                <w:sz w:val="20"/>
                <w:szCs w:val="20"/>
              </w:rPr>
            </w:pPr>
            <w:r w:rsidRPr="005A7B0A">
              <w:rPr>
                <w:sz w:val="20"/>
                <w:szCs w:val="20"/>
              </w:rPr>
              <w:t>Pre-screen extension, cancellation and lifting-of-suspension requests</w:t>
            </w:r>
          </w:p>
          <w:p w14:paraId="76A8705E" w14:textId="77777777" w:rsidR="00BF232B" w:rsidRPr="005A7B0A" w:rsidRDefault="00BF232B" w:rsidP="00BF232B">
            <w:pPr>
              <w:pStyle w:val="ListBullet"/>
              <w:rPr>
                <w:sz w:val="20"/>
                <w:szCs w:val="20"/>
              </w:rPr>
            </w:pPr>
            <w:r w:rsidRPr="005A7B0A">
              <w:rPr>
                <w:sz w:val="20"/>
                <w:szCs w:val="20"/>
              </w:rPr>
              <w:t>Request changes to requests</w:t>
            </w:r>
          </w:p>
          <w:p w14:paraId="0AF6E0F0" w14:textId="316479FB" w:rsidR="00BF232B" w:rsidRPr="005A7B0A" w:rsidRDefault="00BF232B" w:rsidP="00BF232B">
            <w:pPr>
              <w:pStyle w:val="ListBullet"/>
              <w:rPr>
                <w:sz w:val="20"/>
                <w:szCs w:val="20"/>
              </w:rPr>
            </w:pPr>
            <w:r w:rsidRPr="005A7B0A">
              <w:rPr>
                <w:sz w:val="20"/>
                <w:szCs w:val="20"/>
              </w:rPr>
              <w:t>Clear requests for approval</w:t>
            </w:r>
          </w:p>
        </w:tc>
        <w:tc>
          <w:tcPr>
            <w:tcW w:w="2846" w:type="dxa"/>
            <w:hideMark/>
          </w:tcPr>
          <w:p w14:paraId="428B6703" w14:textId="77777777" w:rsidR="00BF232B" w:rsidRPr="005A7B0A" w:rsidRDefault="00BF232B" w:rsidP="00BF232B">
            <w:pPr>
              <w:pStyle w:val="ListBullet"/>
              <w:rPr>
                <w:sz w:val="20"/>
                <w:szCs w:val="20"/>
              </w:rPr>
            </w:pPr>
            <w:r w:rsidRPr="005A7B0A">
              <w:rPr>
                <w:sz w:val="20"/>
                <w:szCs w:val="20"/>
              </w:rPr>
              <w:t>View assigned NOP</w:t>
            </w:r>
          </w:p>
          <w:p w14:paraId="3C90FE43" w14:textId="77777777" w:rsidR="00BF232B" w:rsidRPr="005A7B0A" w:rsidRDefault="00BF232B" w:rsidP="00BF232B">
            <w:pPr>
              <w:pStyle w:val="ListBullet"/>
              <w:rPr>
                <w:sz w:val="20"/>
                <w:szCs w:val="20"/>
              </w:rPr>
            </w:pPr>
            <w:r w:rsidRPr="005A7B0A">
              <w:rPr>
                <w:sz w:val="20"/>
                <w:szCs w:val="20"/>
              </w:rPr>
              <w:t>Approve or request changes to extension and cancellation requests</w:t>
            </w:r>
          </w:p>
          <w:p w14:paraId="4F61739A" w14:textId="77777777" w:rsidR="00BF232B" w:rsidRPr="005A7B0A" w:rsidRDefault="00BF232B" w:rsidP="00BF232B">
            <w:pPr>
              <w:pStyle w:val="ListBullet"/>
              <w:rPr>
                <w:sz w:val="20"/>
                <w:szCs w:val="20"/>
              </w:rPr>
            </w:pPr>
            <w:r w:rsidRPr="005A7B0A">
              <w:rPr>
                <w:sz w:val="20"/>
                <w:szCs w:val="20"/>
              </w:rPr>
              <w:t>Review assigned deferred documents</w:t>
            </w:r>
          </w:p>
          <w:p w14:paraId="794DE3B0" w14:textId="22030ED6" w:rsidR="00BF232B" w:rsidRPr="005A7B0A" w:rsidRDefault="00BF232B" w:rsidP="00BF232B">
            <w:pPr>
              <w:pStyle w:val="ListBullet"/>
              <w:rPr>
                <w:sz w:val="20"/>
                <w:szCs w:val="20"/>
              </w:rPr>
            </w:pPr>
            <w:r w:rsidRPr="005A7B0A">
              <w:rPr>
                <w:sz w:val="20"/>
                <w:szCs w:val="20"/>
              </w:rPr>
              <w:t>Initiate or authorise lifting of suspension</w:t>
            </w:r>
          </w:p>
          <w:p w14:paraId="3C2001E6" w14:textId="34D0EF16" w:rsidR="00BF232B" w:rsidRPr="005A7B0A" w:rsidRDefault="00BF232B" w:rsidP="00BF232B">
            <w:pPr>
              <w:pStyle w:val="ListBullet"/>
              <w:rPr>
                <w:sz w:val="20"/>
                <w:szCs w:val="20"/>
              </w:rPr>
            </w:pPr>
            <w:r w:rsidRPr="005A7B0A">
              <w:rPr>
                <w:sz w:val="20"/>
                <w:szCs w:val="20"/>
              </w:rPr>
              <w:t>Revoke</w:t>
            </w:r>
          </w:p>
        </w:tc>
        <w:tc>
          <w:tcPr>
            <w:tcW w:w="2410" w:type="dxa"/>
            <w:hideMark/>
          </w:tcPr>
          <w:p w14:paraId="32F59C90" w14:textId="77777777" w:rsidR="00BF232B" w:rsidRPr="005A7B0A" w:rsidRDefault="00BF232B" w:rsidP="00BF232B">
            <w:pPr>
              <w:rPr>
                <w:sz w:val="20"/>
                <w:szCs w:val="20"/>
              </w:rPr>
            </w:pPr>
            <w:r w:rsidRPr="005A7B0A">
              <w:rPr>
                <w:sz w:val="20"/>
                <w:szCs w:val="20"/>
              </w:rPr>
              <w:t>View authorised NOPs</w:t>
            </w:r>
          </w:p>
        </w:tc>
        <w:tc>
          <w:tcPr>
            <w:tcW w:w="2471" w:type="dxa"/>
            <w:hideMark/>
          </w:tcPr>
          <w:p w14:paraId="13840925" w14:textId="73E0A762" w:rsidR="00BF232B" w:rsidRPr="005A7B0A" w:rsidRDefault="00BF232B" w:rsidP="00BF232B">
            <w:pPr>
              <w:rPr>
                <w:sz w:val="20"/>
                <w:szCs w:val="20"/>
              </w:rPr>
            </w:pPr>
            <w:r w:rsidRPr="004D1A33">
              <w:rPr>
                <w:sz w:val="20"/>
                <w:szCs w:val="20"/>
              </w:rPr>
              <w:t>Full Access</w:t>
            </w:r>
          </w:p>
        </w:tc>
      </w:tr>
      <w:tr w:rsidR="00BF232B" w:rsidRPr="005A7B0A" w14:paraId="605F5AEB" w14:textId="77777777" w:rsidTr="005A7B0A">
        <w:tc>
          <w:tcPr>
            <w:tcW w:w="0" w:type="auto"/>
            <w:hideMark/>
          </w:tcPr>
          <w:p w14:paraId="2D84FB51" w14:textId="77777777" w:rsidR="00BF232B" w:rsidRPr="005A7B0A" w:rsidRDefault="00BF232B" w:rsidP="00BF232B">
            <w:pPr>
              <w:rPr>
                <w:sz w:val="20"/>
                <w:szCs w:val="20"/>
              </w:rPr>
            </w:pPr>
            <w:r w:rsidRPr="005A7B0A">
              <w:rPr>
                <w:sz w:val="20"/>
                <w:szCs w:val="20"/>
              </w:rPr>
              <w:t>Expired</w:t>
            </w:r>
          </w:p>
        </w:tc>
        <w:tc>
          <w:tcPr>
            <w:tcW w:w="2132" w:type="dxa"/>
            <w:hideMark/>
          </w:tcPr>
          <w:p w14:paraId="259CE5CB" w14:textId="77777777" w:rsidR="00BF232B" w:rsidRPr="005A7B0A" w:rsidRDefault="00BF232B" w:rsidP="00BF232B">
            <w:pPr>
              <w:pStyle w:val="ListBullet"/>
              <w:rPr>
                <w:sz w:val="20"/>
                <w:szCs w:val="20"/>
              </w:rPr>
            </w:pPr>
            <w:r w:rsidRPr="005A7B0A">
              <w:rPr>
                <w:sz w:val="20"/>
                <w:szCs w:val="20"/>
              </w:rPr>
              <w:t>View own NOP</w:t>
            </w:r>
          </w:p>
          <w:p w14:paraId="61AA1855" w14:textId="1CF89A13" w:rsidR="00BF232B" w:rsidRPr="005A7B0A" w:rsidRDefault="00BF232B" w:rsidP="00BF232B">
            <w:pPr>
              <w:pStyle w:val="ListBullet"/>
              <w:rPr>
                <w:sz w:val="20"/>
                <w:szCs w:val="20"/>
              </w:rPr>
            </w:pPr>
            <w:r w:rsidRPr="005A7B0A">
              <w:rPr>
                <w:sz w:val="20"/>
                <w:szCs w:val="20"/>
              </w:rPr>
              <w:t>Upload deferred documents</w:t>
            </w:r>
          </w:p>
        </w:tc>
        <w:tc>
          <w:tcPr>
            <w:tcW w:w="2824" w:type="dxa"/>
            <w:hideMark/>
          </w:tcPr>
          <w:p w14:paraId="557460C6" w14:textId="63677E2D" w:rsidR="00BF232B" w:rsidRPr="00B9526F" w:rsidRDefault="00BF232B" w:rsidP="00B9526F">
            <w:pPr>
              <w:pStyle w:val="ListBullet"/>
              <w:rPr>
                <w:sz w:val="20"/>
                <w:szCs w:val="20"/>
              </w:rPr>
            </w:pPr>
            <w:r w:rsidRPr="005A7B0A">
              <w:rPr>
                <w:sz w:val="20"/>
                <w:szCs w:val="20"/>
              </w:rPr>
              <w:t>View assigned NOP</w:t>
            </w:r>
          </w:p>
        </w:tc>
        <w:tc>
          <w:tcPr>
            <w:tcW w:w="2846" w:type="dxa"/>
            <w:hideMark/>
          </w:tcPr>
          <w:p w14:paraId="6CB17B58" w14:textId="49FE267B" w:rsidR="00BF232B" w:rsidRPr="00B9526F" w:rsidRDefault="00BF232B" w:rsidP="00B9526F">
            <w:pPr>
              <w:pStyle w:val="ListBullet"/>
              <w:rPr>
                <w:sz w:val="20"/>
                <w:szCs w:val="20"/>
              </w:rPr>
            </w:pPr>
            <w:r w:rsidRPr="005A7B0A">
              <w:rPr>
                <w:sz w:val="20"/>
                <w:szCs w:val="20"/>
              </w:rPr>
              <w:t>View assigned NOP</w:t>
            </w:r>
          </w:p>
        </w:tc>
        <w:tc>
          <w:tcPr>
            <w:tcW w:w="2410" w:type="dxa"/>
            <w:hideMark/>
          </w:tcPr>
          <w:p w14:paraId="6FD5E2FD" w14:textId="77777777" w:rsidR="00BF232B" w:rsidRPr="005A7B0A" w:rsidRDefault="00BF232B" w:rsidP="00BF232B">
            <w:pPr>
              <w:rPr>
                <w:sz w:val="20"/>
                <w:szCs w:val="20"/>
              </w:rPr>
            </w:pPr>
            <w:r w:rsidRPr="005A7B0A">
              <w:rPr>
                <w:sz w:val="20"/>
                <w:szCs w:val="20"/>
              </w:rPr>
              <w:t>View authorised NOPs</w:t>
            </w:r>
          </w:p>
        </w:tc>
        <w:tc>
          <w:tcPr>
            <w:tcW w:w="2471" w:type="dxa"/>
            <w:hideMark/>
          </w:tcPr>
          <w:p w14:paraId="7B72060F" w14:textId="005DFCF3" w:rsidR="00BF232B" w:rsidRPr="005A7B0A" w:rsidRDefault="00BF232B" w:rsidP="00BF232B">
            <w:pPr>
              <w:rPr>
                <w:sz w:val="20"/>
                <w:szCs w:val="20"/>
              </w:rPr>
            </w:pPr>
            <w:r w:rsidRPr="004D1A33">
              <w:rPr>
                <w:sz w:val="20"/>
                <w:szCs w:val="20"/>
              </w:rPr>
              <w:t>Full Access</w:t>
            </w:r>
          </w:p>
        </w:tc>
      </w:tr>
      <w:tr w:rsidR="00BF232B" w:rsidRPr="005A7B0A" w14:paraId="74E3766D" w14:textId="77777777" w:rsidTr="005A7B0A">
        <w:tc>
          <w:tcPr>
            <w:tcW w:w="0" w:type="auto"/>
            <w:hideMark/>
          </w:tcPr>
          <w:p w14:paraId="452FD1BF" w14:textId="77777777" w:rsidR="00BF232B" w:rsidRPr="005A7B0A" w:rsidRDefault="00BF232B" w:rsidP="00BF232B">
            <w:pPr>
              <w:rPr>
                <w:sz w:val="20"/>
                <w:szCs w:val="20"/>
              </w:rPr>
            </w:pPr>
            <w:r w:rsidRPr="005A7B0A">
              <w:rPr>
                <w:sz w:val="20"/>
                <w:szCs w:val="20"/>
              </w:rPr>
              <w:t>Cancelled</w:t>
            </w:r>
          </w:p>
        </w:tc>
        <w:tc>
          <w:tcPr>
            <w:tcW w:w="2132" w:type="dxa"/>
            <w:hideMark/>
          </w:tcPr>
          <w:p w14:paraId="568E6733" w14:textId="77777777" w:rsidR="00BF232B" w:rsidRPr="005A7B0A" w:rsidRDefault="00BF232B" w:rsidP="00BF232B">
            <w:pPr>
              <w:rPr>
                <w:sz w:val="20"/>
                <w:szCs w:val="20"/>
              </w:rPr>
            </w:pPr>
            <w:r w:rsidRPr="005A7B0A">
              <w:rPr>
                <w:sz w:val="20"/>
                <w:szCs w:val="20"/>
              </w:rPr>
              <w:t>View own NOP</w:t>
            </w:r>
          </w:p>
        </w:tc>
        <w:tc>
          <w:tcPr>
            <w:tcW w:w="2824" w:type="dxa"/>
            <w:hideMark/>
          </w:tcPr>
          <w:p w14:paraId="3019EF10" w14:textId="77777777" w:rsidR="00BF232B" w:rsidRPr="005A7B0A" w:rsidRDefault="00BF232B" w:rsidP="00BF232B">
            <w:pPr>
              <w:rPr>
                <w:sz w:val="20"/>
                <w:szCs w:val="20"/>
              </w:rPr>
            </w:pPr>
            <w:r w:rsidRPr="005A7B0A">
              <w:rPr>
                <w:sz w:val="20"/>
                <w:szCs w:val="20"/>
              </w:rPr>
              <w:t>View assigned NOP</w:t>
            </w:r>
          </w:p>
        </w:tc>
        <w:tc>
          <w:tcPr>
            <w:tcW w:w="2846" w:type="dxa"/>
            <w:hideMark/>
          </w:tcPr>
          <w:p w14:paraId="6DF502FD" w14:textId="77777777" w:rsidR="00BF232B" w:rsidRPr="005A7B0A" w:rsidRDefault="00BF232B" w:rsidP="00BF232B">
            <w:pPr>
              <w:rPr>
                <w:sz w:val="20"/>
                <w:szCs w:val="20"/>
              </w:rPr>
            </w:pPr>
            <w:r w:rsidRPr="005A7B0A">
              <w:rPr>
                <w:sz w:val="20"/>
                <w:szCs w:val="20"/>
              </w:rPr>
              <w:t>View assigned NOP</w:t>
            </w:r>
          </w:p>
        </w:tc>
        <w:tc>
          <w:tcPr>
            <w:tcW w:w="2410" w:type="dxa"/>
            <w:hideMark/>
          </w:tcPr>
          <w:p w14:paraId="6B809D5E" w14:textId="77777777" w:rsidR="00BF232B" w:rsidRPr="005A7B0A" w:rsidRDefault="00BF232B" w:rsidP="00BF232B">
            <w:pPr>
              <w:rPr>
                <w:sz w:val="20"/>
                <w:szCs w:val="20"/>
              </w:rPr>
            </w:pPr>
            <w:r w:rsidRPr="005A7B0A">
              <w:rPr>
                <w:sz w:val="20"/>
                <w:szCs w:val="20"/>
              </w:rPr>
              <w:t>View authorised NOPs</w:t>
            </w:r>
          </w:p>
        </w:tc>
        <w:tc>
          <w:tcPr>
            <w:tcW w:w="2471" w:type="dxa"/>
            <w:hideMark/>
          </w:tcPr>
          <w:p w14:paraId="402209EC" w14:textId="79456A57" w:rsidR="00BF232B" w:rsidRPr="005A7B0A" w:rsidRDefault="00BF232B" w:rsidP="00BF232B">
            <w:pPr>
              <w:rPr>
                <w:sz w:val="20"/>
                <w:szCs w:val="20"/>
              </w:rPr>
            </w:pPr>
            <w:r w:rsidRPr="004D1A33">
              <w:rPr>
                <w:sz w:val="20"/>
                <w:szCs w:val="20"/>
              </w:rPr>
              <w:t>Full Access</w:t>
            </w:r>
          </w:p>
        </w:tc>
      </w:tr>
      <w:tr w:rsidR="00F75D12" w:rsidRPr="005A7B0A" w14:paraId="6D855ED8" w14:textId="77777777" w:rsidTr="005A7B0A">
        <w:tc>
          <w:tcPr>
            <w:tcW w:w="0" w:type="auto"/>
            <w:hideMark/>
          </w:tcPr>
          <w:p w14:paraId="55432FAE" w14:textId="77777777" w:rsidR="00F75D12" w:rsidRPr="005A7B0A" w:rsidRDefault="00F75D12" w:rsidP="00F75D12">
            <w:pPr>
              <w:rPr>
                <w:sz w:val="20"/>
                <w:szCs w:val="20"/>
              </w:rPr>
            </w:pPr>
            <w:r w:rsidRPr="005A7B0A">
              <w:rPr>
                <w:sz w:val="20"/>
                <w:szCs w:val="20"/>
              </w:rPr>
              <w:t>Revoked</w:t>
            </w:r>
          </w:p>
        </w:tc>
        <w:tc>
          <w:tcPr>
            <w:tcW w:w="2132" w:type="dxa"/>
            <w:hideMark/>
          </w:tcPr>
          <w:p w14:paraId="0D88F843" w14:textId="77777777" w:rsidR="00F75D12" w:rsidRPr="005A7B0A" w:rsidRDefault="00F75D12" w:rsidP="00F75D12">
            <w:pPr>
              <w:rPr>
                <w:sz w:val="20"/>
                <w:szCs w:val="20"/>
              </w:rPr>
            </w:pPr>
            <w:r w:rsidRPr="005A7B0A">
              <w:rPr>
                <w:sz w:val="20"/>
                <w:szCs w:val="20"/>
              </w:rPr>
              <w:t>View own NOP</w:t>
            </w:r>
          </w:p>
        </w:tc>
        <w:tc>
          <w:tcPr>
            <w:tcW w:w="2824" w:type="dxa"/>
            <w:hideMark/>
          </w:tcPr>
          <w:p w14:paraId="5AA8D1D8" w14:textId="77777777" w:rsidR="00F75D12" w:rsidRPr="005A7B0A" w:rsidRDefault="00F75D12" w:rsidP="00F75D12">
            <w:pPr>
              <w:rPr>
                <w:sz w:val="20"/>
                <w:szCs w:val="20"/>
              </w:rPr>
            </w:pPr>
            <w:r w:rsidRPr="005A7B0A">
              <w:rPr>
                <w:sz w:val="20"/>
                <w:szCs w:val="20"/>
              </w:rPr>
              <w:t>View assigned NOP</w:t>
            </w:r>
          </w:p>
        </w:tc>
        <w:tc>
          <w:tcPr>
            <w:tcW w:w="2846" w:type="dxa"/>
            <w:hideMark/>
          </w:tcPr>
          <w:p w14:paraId="19872B74" w14:textId="77777777" w:rsidR="00F75D12" w:rsidRPr="005A7B0A" w:rsidRDefault="00F75D12" w:rsidP="00F75D12">
            <w:pPr>
              <w:rPr>
                <w:sz w:val="20"/>
                <w:szCs w:val="20"/>
              </w:rPr>
            </w:pPr>
            <w:r w:rsidRPr="005A7B0A">
              <w:rPr>
                <w:sz w:val="20"/>
                <w:szCs w:val="20"/>
              </w:rPr>
              <w:t>View assigned NOP</w:t>
            </w:r>
          </w:p>
        </w:tc>
        <w:tc>
          <w:tcPr>
            <w:tcW w:w="2410" w:type="dxa"/>
            <w:hideMark/>
          </w:tcPr>
          <w:p w14:paraId="719ACEC3" w14:textId="77777777" w:rsidR="00F75D12" w:rsidRPr="005A7B0A" w:rsidRDefault="00F75D12" w:rsidP="00F75D12">
            <w:pPr>
              <w:rPr>
                <w:sz w:val="20"/>
                <w:szCs w:val="20"/>
              </w:rPr>
            </w:pPr>
            <w:r w:rsidRPr="005A7B0A">
              <w:rPr>
                <w:sz w:val="20"/>
                <w:szCs w:val="20"/>
              </w:rPr>
              <w:t>View authorised NOPs</w:t>
            </w:r>
          </w:p>
        </w:tc>
        <w:tc>
          <w:tcPr>
            <w:tcW w:w="2471" w:type="dxa"/>
            <w:hideMark/>
          </w:tcPr>
          <w:p w14:paraId="5AFB15EF" w14:textId="77777777" w:rsidR="00F75D12" w:rsidRPr="005A7B0A" w:rsidRDefault="00F75D12" w:rsidP="00F75D12">
            <w:pPr>
              <w:rPr>
                <w:sz w:val="20"/>
                <w:szCs w:val="20"/>
              </w:rPr>
            </w:pPr>
            <w:r w:rsidRPr="005A7B0A">
              <w:rPr>
                <w:sz w:val="20"/>
                <w:szCs w:val="20"/>
              </w:rPr>
              <w:t>View all NOPs</w:t>
            </w:r>
          </w:p>
        </w:tc>
      </w:tr>
    </w:tbl>
    <w:p w14:paraId="7D5988F8" w14:textId="77777777" w:rsidR="00F75D12" w:rsidRDefault="00F75D12" w:rsidP="00F75D12"/>
    <w:p w14:paraId="6B0D81AF" w14:textId="77777777" w:rsidR="00F75D12" w:rsidRPr="00F75D12" w:rsidRDefault="00F75D12" w:rsidP="00F75D12"/>
    <w:p w14:paraId="41AAEB18" w14:textId="0E1685D7" w:rsidR="00BE3485" w:rsidRPr="00BE3485" w:rsidRDefault="00BE3485" w:rsidP="00BE3485">
      <w:pPr>
        <w:sectPr w:rsidR="00BE3485" w:rsidRPr="00BE3485" w:rsidSect="00697E99">
          <w:pgSz w:w="16838" w:h="11906" w:orient="landscape"/>
          <w:pgMar w:top="1440" w:right="1440" w:bottom="1440" w:left="1440" w:header="708" w:footer="708" w:gutter="0"/>
          <w:cols w:space="708"/>
          <w:docGrid w:linePitch="360"/>
        </w:sectPr>
      </w:pPr>
    </w:p>
    <w:p w14:paraId="07478906" w14:textId="30BD130D" w:rsidR="00E275F5" w:rsidRDefault="007E1C67" w:rsidP="00B3554F">
      <w:pPr>
        <w:pStyle w:val="Heading1"/>
        <w:pBdr>
          <w:bottom w:val="single" w:sz="4" w:space="1" w:color="auto"/>
        </w:pBdr>
      </w:pPr>
      <w:bookmarkStart w:id="19" w:name="_Toc235466323"/>
      <w:r>
        <w:lastRenderedPageBreak/>
        <w:t>NOP Overview</w:t>
      </w:r>
      <w:bookmarkEnd w:id="19"/>
    </w:p>
    <w:p w14:paraId="393917BE" w14:textId="00CC9ABD" w:rsidR="00E275F5" w:rsidRDefault="002B4679">
      <w:pPr>
        <w:pStyle w:val="Heading2"/>
      </w:pPr>
      <w:bookmarkStart w:id="20" w:name="_Toc235466324"/>
      <w:r>
        <w:t xml:space="preserve">High Level </w:t>
      </w:r>
      <w:r w:rsidR="007E1C67">
        <w:t>NOP Process</w:t>
      </w:r>
      <w:r w:rsidR="0030423F">
        <w:t xml:space="preserve"> Flow</w:t>
      </w:r>
      <w:bookmarkEnd w:id="20"/>
    </w:p>
    <w:p w14:paraId="43F22736" w14:textId="47D11317" w:rsidR="007B4D70" w:rsidRPr="007B4D70" w:rsidRDefault="006E19DC" w:rsidP="007B4D70">
      <w:r>
        <w:rPr>
          <w:noProof/>
        </w:rPr>
        <w:drawing>
          <wp:inline distT="0" distB="0" distL="0" distR="0" wp14:anchorId="3AD62961" wp14:editId="2E844104">
            <wp:extent cx="5731510" cy="2870200"/>
            <wp:effectExtent l="0" t="0" r="0" b="0"/>
            <wp:docPr id="1886566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66572" name="Picture 1886566572"/>
                    <pic:cNvPicPr/>
                  </pic:nvPicPr>
                  <pic:blipFill>
                    <a:blip r:embed="rId18">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p>
    <w:p w14:paraId="5E605BA8" w14:textId="77777777" w:rsidR="00E275F5" w:rsidRDefault="007E1C67">
      <w:pPr>
        <w:pStyle w:val="Heading2"/>
      </w:pPr>
      <w:bookmarkStart w:id="21" w:name="_Toc235466325"/>
      <w:r>
        <w:t>NOP Reference Number</w:t>
      </w:r>
      <w:bookmarkEnd w:id="21"/>
    </w:p>
    <w:p w14:paraId="31A929E1" w14:textId="77777777" w:rsidR="00E275F5" w:rsidRDefault="007E1C67">
      <w:r>
        <w:t>Upon successful submission, each NOP application shall be assigned a system-generated reference number in the format SEN/NP/YYYYMMDD/NNN.</w:t>
      </w:r>
    </w:p>
    <w:tbl>
      <w:tblPr>
        <w:tblStyle w:val="TableGrid"/>
        <w:tblW w:w="5000" w:type="pct"/>
        <w:tblLook w:val="04A0" w:firstRow="1" w:lastRow="0" w:firstColumn="1" w:lastColumn="0" w:noHBand="0" w:noVBand="1"/>
      </w:tblPr>
      <w:tblGrid>
        <w:gridCol w:w="1729"/>
        <w:gridCol w:w="7287"/>
      </w:tblGrid>
      <w:tr w:rsidR="00E275F5" w14:paraId="52F58718" w14:textId="77777777" w:rsidTr="00B919B2">
        <w:trPr>
          <w:cnfStyle w:val="100000000000" w:firstRow="1" w:lastRow="0" w:firstColumn="0" w:lastColumn="0" w:oddVBand="0" w:evenVBand="0" w:oddHBand="0" w:evenHBand="0" w:firstRowFirstColumn="0" w:firstRowLastColumn="0" w:lastRowFirstColumn="0" w:lastRowLastColumn="0"/>
        </w:trPr>
        <w:tc>
          <w:tcPr>
            <w:tcW w:w="959" w:type="pct"/>
          </w:tcPr>
          <w:p w14:paraId="41B85B27" w14:textId="77777777" w:rsidR="00E275F5" w:rsidRDefault="007E1C67">
            <w:r>
              <w:t>Component</w:t>
            </w:r>
          </w:p>
        </w:tc>
        <w:tc>
          <w:tcPr>
            <w:tcW w:w="4041" w:type="pct"/>
          </w:tcPr>
          <w:p w14:paraId="588DCCC5" w14:textId="77777777" w:rsidR="00E275F5" w:rsidRDefault="007E1C67">
            <w:r>
              <w:t>Description</w:t>
            </w:r>
          </w:p>
        </w:tc>
      </w:tr>
      <w:tr w:rsidR="00E275F5" w14:paraId="569AC443" w14:textId="77777777" w:rsidTr="00B919B2">
        <w:tc>
          <w:tcPr>
            <w:tcW w:w="959" w:type="pct"/>
          </w:tcPr>
          <w:p w14:paraId="304C8248" w14:textId="77777777" w:rsidR="00E275F5" w:rsidRDefault="007E1C67">
            <w:r>
              <w:t>SEN</w:t>
            </w:r>
          </w:p>
        </w:tc>
        <w:tc>
          <w:tcPr>
            <w:tcW w:w="4041" w:type="pct"/>
          </w:tcPr>
          <w:p w14:paraId="022EC07A" w14:textId="0AA3F439" w:rsidR="00E275F5" w:rsidRDefault="008443FB">
            <w:r>
              <w:t>SDC</w:t>
            </w:r>
            <w:r w:rsidR="007E1C67">
              <w:t xml:space="preserve"> prefix</w:t>
            </w:r>
          </w:p>
        </w:tc>
      </w:tr>
      <w:tr w:rsidR="00E275F5" w14:paraId="3B3025CB" w14:textId="77777777" w:rsidTr="00B919B2">
        <w:tc>
          <w:tcPr>
            <w:tcW w:w="959" w:type="pct"/>
          </w:tcPr>
          <w:p w14:paraId="0A68242C" w14:textId="77777777" w:rsidR="00E275F5" w:rsidRDefault="007E1C67">
            <w:r>
              <w:t>NP</w:t>
            </w:r>
          </w:p>
        </w:tc>
        <w:tc>
          <w:tcPr>
            <w:tcW w:w="4041" w:type="pct"/>
          </w:tcPr>
          <w:p w14:paraId="584070B1" w14:textId="77777777" w:rsidR="00E275F5" w:rsidRDefault="007E1C67">
            <w:r>
              <w:t>No Objection Permit identifier</w:t>
            </w:r>
          </w:p>
        </w:tc>
      </w:tr>
      <w:tr w:rsidR="00E275F5" w14:paraId="418C36E7" w14:textId="77777777" w:rsidTr="00B919B2">
        <w:tc>
          <w:tcPr>
            <w:tcW w:w="959" w:type="pct"/>
          </w:tcPr>
          <w:p w14:paraId="4126C160" w14:textId="77777777" w:rsidR="00E275F5" w:rsidRDefault="007E1C67">
            <w:r>
              <w:t>YYYYMMDD</w:t>
            </w:r>
          </w:p>
        </w:tc>
        <w:tc>
          <w:tcPr>
            <w:tcW w:w="4041" w:type="pct"/>
          </w:tcPr>
          <w:p w14:paraId="06D5578B" w14:textId="77777777" w:rsidR="00E275F5" w:rsidRDefault="007E1C67">
            <w:r>
              <w:t>Date of successful submission</w:t>
            </w:r>
          </w:p>
        </w:tc>
      </w:tr>
      <w:tr w:rsidR="00E275F5" w14:paraId="05C2C867" w14:textId="77777777" w:rsidTr="00B919B2">
        <w:tc>
          <w:tcPr>
            <w:tcW w:w="959" w:type="pct"/>
          </w:tcPr>
          <w:p w14:paraId="3B2319BB" w14:textId="77777777" w:rsidR="00E275F5" w:rsidRDefault="007E1C67">
            <w:r>
              <w:t>NNN</w:t>
            </w:r>
          </w:p>
        </w:tc>
        <w:tc>
          <w:tcPr>
            <w:tcW w:w="4041" w:type="pct"/>
          </w:tcPr>
          <w:p w14:paraId="4C9EDE4B" w14:textId="77777777" w:rsidR="00E275F5" w:rsidRDefault="007E1C67">
            <w:r>
              <w:t>Sequential counter, zero-padded to three digits and reset daily</w:t>
            </w:r>
          </w:p>
        </w:tc>
      </w:tr>
    </w:tbl>
    <w:p w14:paraId="1C8ED323" w14:textId="77777777" w:rsidR="00E275F5" w:rsidRDefault="007E1C67">
      <w:r>
        <w:t>Example: SEN/NP/20260603/001</w:t>
      </w:r>
    </w:p>
    <w:p w14:paraId="2E46B6A4" w14:textId="77777777" w:rsidR="00E275F5" w:rsidRDefault="007E1C67">
      <w:pPr>
        <w:pStyle w:val="Heading2"/>
      </w:pPr>
      <w:bookmarkStart w:id="22" w:name="_Toc235466326"/>
      <w:r>
        <w:t>NOP Status and Validity Model</w:t>
      </w:r>
      <w:bookmarkEnd w:id="22"/>
    </w:p>
    <w:p w14:paraId="69D96BA5" w14:textId="158F27B0" w:rsidR="00E275F5" w:rsidRDefault="00F80540">
      <w:r>
        <w:t>Each NOP shall maintain:</w:t>
      </w:r>
    </w:p>
    <w:p w14:paraId="7D579BB2" w14:textId="0DA4B180" w:rsidR="005C2D75" w:rsidRDefault="005C2D75" w:rsidP="0055474A">
      <w:pPr>
        <w:pStyle w:val="ListBullet"/>
        <w:numPr>
          <w:ilvl w:val="0"/>
          <w:numId w:val="39"/>
        </w:numPr>
      </w:pPr>
      <w:commentRangeStart w:id="23"/>
      <w:commentRangeStart w:id="24"/>
      <w:r>
        <w:t xml:space="preserve">An </w:t>
      </w:r>
      <w:r w:rsidR="002B62A7">
        <w:t>A</w:t>
      </w:r>
      <w:r>
        <w:t>pplication status showing its approval or lifecycle stage</w:t>
      </w:r>
    </w:p>
    <w:p w14:paraId="23D4BBFD" w14:textId="69786DEE" w:rsidR="005C2D75" w:rsidRDefault="005C2D75" w:rsidP="0055474A">
      <w:pPr>
        <w:pStyle w:val="ListBullet"/>
        <w:numPr>
          <w:ilvl w:val="0"/>
          <w:numId w:val="39"/>
        </w:numPr>
      </w:pPr>
      <w:r>
        <w:t>A</w:t>
      </w:r>
      <w:r w:rsidR="002B62A7">
        <w:t>n</w:t>
      </w:r>
      <w:r>
        <w:t xml:space="preserve"> </w:t>
      </w:r>
      <w:r w:rsidR="002B62A7">
        <w:t>Approval</w:t>
      </w:r>
      <w:r>
        <w:t xml:space="preserve"> stat</w:t>
      </w:r>
      <w:r w:rsidR="002B62A7">
        <w:t>us</w:t>
      </w:r>
      <w:r>
        <w:t xml:space="preserve"> </w:t>
      </w:r>
      <w:r w:rsidR="00FF7E7D">
        <w:t>fo</w:t>
      </w:r>
      <w:r w:rsidR="00381FA3">
        <w:t>r</w:t>
      </w:r>
      <w:r w:rsidR="00FF7E7D">
        <w:t xml:space="preserve"> each required approval step</w:t>
      </w:r>
    </w:p>
    <w:p w14:paraId="69343F68" w14:textId="1613EA8C" w:rsidR="00FF7E7D" w:rsidRDefault="00FF7E7D" w:rsidP="0055474A">
      <w:pPr>
        <w:pStyle w:val="ListBullet"/>
        <w:numPr>
          <w:ilvl w:val="0"/>
          <w:numId w:val="39"/>
        </w:numPr>
      </w:pPr>
      <w:r>
        <w:t>A Permit status showing whether an issued NOP is Upcoming, Active, Suspended, Expired, Cancelled or Revoked</w:t>
      </w:r>
    </w:p>
    <w:p w14:paraId="7F49C4C1" w14:textId="2E56507C" w:rsidR="00393117" w:rsidRDefault="00393117" w:rsidP="0055474A">
      <w:pPr>
        <w:pStyle w:val="ListBullet"/>
        <w:numPr>
          <w:ilvl w:val="0"/>
          <w:numId w:val="39"/>
        </w:numPr>
      </w:pPr>
      <w:r>
        <w:lastRenderedPageBreak/>
        <w:t>An IPA status showing the outcome of a request for permission to start urgent work before full NOP approval</w:t>
      </w:r>
    </w:p>
    <w:p w14:paraId="22A2C175" w14:textId="3F6D91A0" w:rsidR="005C2D75" w:rsidRDefault="005C2D75" w:rsidP="0055474A">
      <w:pPr>
        <w:pStyle w:val="ListBullet"/>
        <w:numPr>
          <w:ilvl w:val="0"/>
          <w:numId w:val="39"/>
        </w:numPr>
      </w:pPr>
      <w:r>
        <w:t>An audit history</w:t>
      </w:r>
      <w:commentRangeEnd w:id="23"/>
      <w:r w:rsidR="004A7AD3">
        <w:rPr>
          <w:rStyle w:val="CommentReference"/>
          <w:sz w:val="22"/>
          <w:szCs w:val="24"/>
        </w:rPr>
        <w:commentReference w:id="23"/>
      </w:r>
      <w:commentRangeEnd w:id="24"/>
      <w:r w:rsidR="00D57ED9">
        <w:rPr>
          <w:rStyle w:val="CommentReference"/>
          <w:sz w:val="22"/>
          <w:szCs w:val="24"/>
        </w:rPr>
        <w:commentReference w:id="24"/>
      </w:r>
      <w:r w:rsidR="00FF7E7D">
        <w:t xml:space="preserve"> </w:t>
      </w:r>
      <w:r w:rsidR="00381FA3">
        <w:t>of application, approval and lifecycle actions</w:t>
      </w:r>
    </w:p>
    <w:p w14:paraId="55039060" w14:textId="130B3568" w:rsidR="00E275F5" w:rsidRDefault="007E1C67">
      <w:pPr>
        <w:pStyle w:val="Heading3"/>
      </w:pPr>
      <w:bookmarkStart w:id="25" w:name="_Toc235466327"/>
      <w:r>
        <w:t>Application Status</w:t>
      </w:r>
      <w:bookmarkEnd w:id="25"/>
    </w:p>
    <w:tbl>
      <w:tblPr>
        <w:tblStyle w:val="TableGrid"/>
        <w:tblW w:w="0" w:type="auto"/>
        <w:tblLook w:val="04A0" w:firstRow="1" w:lastRow="0" w:firstColumn="1" w:lastColumn="0" w:noHBand="0" w:noVBand="1"/>
      </w:tblPr>
      <w:tblGrid>
        <w:gridCol w:w="1687"/>
        <w:gridCol w:w="5444"/>
        <w:gridCol w:w="1885"/>
      </w:tblGrid>
      <w:tr w:rsidR="00E275F5" w14:paraId="227FCABC" w14:textId="77777777" w:rsidTr="00B919B2">
        <w:trPr>
          <w:cnfStyle w:val="100000000000" w:firstRow="1" w:lastRow="0" w:firstColumn="0" w:lastColumn="0" w:oddVBand="0" w:evenVBand="0" w:oddHBand="0" w:evenHBand="0" w:firstRowFirstColumn="0" w:firstRowLastColumn="0" w:lastRowFirstColumn="0" w:lastRowLastColumn="0"/>
        </w:trPr>
        <w:tc>
          <w:tcPr>
            <w:tcW w:w="0" w:type="auto"/>
          </w:tcPr>
          <w:p w14:paraId="04C6A140" w14:textId="77777777" w:rsidR="00E275F5" w:rsidRDefault="007E1C67">
            <w:r>
              <w:t>Status</w:t>
            </w:r>
          </w:p>
        </w:tc>
        <w:tc>
          <w:tcPr>
            <w:tcW w:w="0" w:type="auto"/>
          </w:tcPr>
          <w:p w14:paraId="5324B6B7" w14:textId="77777777" w:rsidR="00E275F5" w:rsidRDefault="007E1C67">
            <w:r>
              <w:t>Description</w:t>
            </w:r>
          </w:p>
        </w:tc>
        <w:tc>
          <w:tcPr>
            <w:tcW w:w="0" w:type="auto"/>
          </w:tcPr>
          <w:p w14:paraId="42827999" w14:textId="77777777" w:rsidR="00E275F5" w:rsidRDefault="007E1C67">
            <w:r>
              <w:t>Actor</w:t>
            </w:r>
          </w:p>
        </w:tc>
      </w:tr>
      <w:tr w:rsidR="00E275F5" w14:paraId="04ED465A" w14:textId="77777777" w:rsidTr="00B919B2">
        <w:tc>
          <w:tcPr>
            <w:tcW w:w="0" w:type="auto"/>
          </w:tcPr>
          <w:p w14:paraId="1B915435" w14:textId="77777777" w:rsidR="00E275F5" w:rsidRDefault="007E1C67">
            <w:r>
              <w:t>Draft</w:t>
            </w:r>
          </w:p>
        </w:tc>
        <w:tc>
          <w:tcPr>
            <w:tcW w:w="0" w:type="auto"/>
          </w:tcPr>
          <w:p w14:paraId="31583ACA" w14:textId="010960CA" w:rsidR="00E275F5" w:rsidRDefault="007E1C67">
            <w:r>
              <w:t xml:space="preserve">Application created but not </w:t>
            </w:r>
            <w:r w:rsidR="00E07D64">
              <w:t>yet submitted</w:t>
            </w:r>
            <w:r>
              <w:t xml:space="preserve"> </w:t>
            </w:r>
          </w:p>
        </w:tc>
        <w:tc>
          <w:tcPr>
            <w:tcW w:w="0" w:type="auto"/>
          </w:tcPr>
          <w:p w14:paraId="20D42071" w14:textId="77777777" w:rsidR="00E275F5" w:rsidRDefault="007E1C67">
            <w:r>
              <w:t>Applicant / System</w:t>
            </w:r>
          </w:p>
        </w:tc>
      </w:tr>
      <w:tr w:rsidR="00E275F5" w14:paraId="2A36D7BC" w14:textId="77777777" w:rsidTr="00B919B2">
        <w:tc>
          <w:tcPr>
            <w:tcW w:w="0" w:type="auto"/>
          </w:tcPr>
          <w:p w14:paraId="1DB0A01F" w14:textId="77777777" w:rsidR="00E275F5" w:rsidRDefault="007E1C67">
            <w:r>
              <w:t>Under Review</w:t>
            </w:r>
          </w:p>
        </w:tc>
        <w:tc>
          <w:tcPr>
            <w:tcW w:w="0" w:type="auto"/>
          </w:tcPr>
          <w:p w14:paraId="1BFB8C4C" w14:textId="5FD2DA95" w:rsidR="00E275F5" w:rsidRDefault="007E1C67">
            <w:r>
              <w:t>Application successfully submitted and awaiting one or more required review or approval actions</w:t>
            </w:r>
          </w:p>
        </w:tc>
        <w:tc>
          <w:tcPr>
            <w:tcW w:w="0" w:type="auto"/>
          </w:tcPr>
          <w:p w14:paraId="1C41FA95" w14:textId="1DA10858" w:rsidR="00E275F5" w:rsidRDefault="00F53DDF">
            <w:r>
              <w:t>Applicant</w:t>
            </w:r>
          </w:p>
        </w:tc>
      </w:tr>
      <w:tr w:rsidR="00E275F5" w14:paraId="0BD44B05" w14:textId="77777777" w:rsidTr="00B919B2">
        <w:tc>
          <w:tcPr>
            <w:tcW w:w="0" w:type="auto"/>
          </w:tcPr>
          <w:p w14:paraId="14FF0437" w14:textId="77777777" w:rsidR="00E275F5" w:rsidRDefault="007E1C67">
            <w:r>
              <w:t>Change Requested</w:t>
            </w:r>
          </w:p>
        </w:tc>
        <w:tc>
          <w:tcPr>
            <w:tcW w:w="0" w:type="auto"/>
          </w:tcPr>
          <w:p w14:paraId="1B77C07E" w14:textId="7D0CCA84" w:rsidR="002E1D81" w:rsidRDefault="007E1C67">
            <w:r>
              <w:t>Additional information or amendments have been requested</w:t>
            </w:r>
            <w:r w:rsidR="00942BFA">
              <w:t xml:space="preserve"> by the </w:t>
            </w:r>
            <w:r w:rsidR="00367ED6">
              <w:t xml:space="preserve">LO or </w:t>
            </w:r>
            <w:r w:rsidR="00942BFA">
              <w:t>Approver</w:t>
            </w:r>
            <w:r w:rsidR="00CF672E">
              <w:t>.</w:t>
            </w:r>
          </w:p>
          <w:p w14:paraId="468FE4F0" w14:textId="77777777" w:rsidR="00CF672E" w:rsidRDefault="007E1C67">
            <w:r>
              <w:t xml:space="preserve">The applicant </w:t>
            </w:r>
            <w:r w:rsidR="00CF672E">
              <w:t xml:space="preserve">is informed on the request for </w:t>
            </w:r>
            <w:r>
              <w:t>revis</w:t>
            </w:r>
            <w:r w:rsidR="00CF672E">
              <w:t>ion,</w:t>
            </w:r>
            <w:r>
              <w:t xml:space="preserve"> and resubmits the existing application</w:t>
            </w:r>
            <w:r w:rsidR="00CF672E">
              <w:t>.</w:t>
            </w:r>
          </w:p>
          <w:p w14:paraId="16517F4F" w14:textId="6C673FF0" w:rsidR="00E275F5" w:rsidRDefault="00CF672E">
            <w:r>
              <w:t>R</w:t>
            </w:r>
            <w:r w:rsidR="007E1C67">
              <w:t>eference number and audit history are preserved.</w:t>
            </w:r>
          </w:p>
        </w:tc>
        <w:tc>
          <w:tcPr>
            <w:tcW w:w="0" w:type="auto"/>
          </w:tcPr>
          <w:p w14:paraId="4F8DBE8F" w14:textId="14B5E369" w:rsidR="00E275F5" w:rsidRDefault="00B9526F">
            <w:r>
              <w:t>Liaison Officer / Approver</w:t>
            </w:r>
          </w:p>
        </w:tc>
      </w:tr>
      <w:tr w:rsidR="00E275F5" w14:paraId="4CF4F5F5" w14:textId="77777777" w:rsidTr="00B919B2">
        <w:tc>
          <w:tcPr>
            <w:tcW w:w="0" w:type="auto"/>
          </w:tcPr>
          <w:p w14:paraId="6A4EB4D6" w14:textId="77777777" w:rsidR="00E275F5" w:rsidRDefault="007E1C67">
            <w:r>
              <w:t>Approved</w:t>
            </w:r>
          </w:p>
        </w:tc>
        <w:tc>
          <w:tcPr>
            <w:tcW w:w="0" w:type="auto"/>
          </w:tcPr>
          <w:p w14:paraId="687C7485" w14:textId="40968494" w:rsidR="00E275F5" w:rsidRDefault="007E1C67">
            <w:r>
              <w:t xml:space="preserve">All required approvers have </w:t>
            </w:r>
            <w:r w:rsidR="00CF672E">
              <w:t>approved,</w:t>
            </w:r>
            <w:r>
              <w:t xml:space="preserve"> and the NOP has been issued.</w:t>
            </w:r>
          </w:p>
        </w:tc>
        <w:tc>
          <w:tcPr>
            <w:tcW w:w="0" w:type="auto"/>
          </w:tcPr>
          <w:p w14:paraId="098EF90C" w14:textId="77777777" w:rsidR="00E275F5" w:rsidRDefault="007E1C67">
            <w:r>
              <w:t>System</w:t>
            </w:r>
          </w:p>
        </w:tc>
      </w:tr>
      <w:tr w:rsidR="00E275F5" w14:paraId="7BFEE9F1" w14:textId="77777777" w:rsidTr="00B919B2">
        <w:tc>
          <w:tcPr>
            <w:tcW w:w="0" w:type="auto"/>
          </w:tcPr>
          <w:p w14:paraId="6C8CA579" w14:textId="77777777" w:rsidR="00E275F5" w:rsidRDefault="007E1C67">
            <w:r>
              <w:t>Withdrawn</w:t>
            </w:r>
          </w:p>
        </w:tc>
        <w:tc>
          <w:tcPr>
            <w:tcW w:w="0" w:type="auto"/>
          </w:tcPr>
          <w:p w14:paraId="6AB4FB41" w14:textId="5375062E" w:rsidR="00E275F5" w:rsidRDefault="007E1C67">
            <w:r>
              <w:t xml:space="preserve">Application withdrawn by the applicant. </w:t>
            </w:r>
          </w:p>
        </w:tc>
        <w:tc>
          <w:tcPr>
            <w:tcW w:w="0" w:type="auto"/>
          </w:tcPr>
          <w:p w14:paraId="3C17E6D2" w14:textId="77777777" w:rsidR="00E275F5" w:rsidRDefault="007E1C67">
            <w:r>
              <w:t>Applicant</w:t>
            </w:r>
          </w:p>
        </w:tc>
      </w:tr>
    </w:tbl>
    <w:p w14:paraId="17F928DE" w14:textId="5497FCFC" w:rsidR="00B84A92" w:rsidRPr="00000515" w:rsidRDefault="00B84A92">
      <w:pPr>
        <w:pStyle w:val="Heading3"/>
        <w:rPr>
          <w:highlight w:val="yellow"/>
        </w:rPr>
      </w:pPr>
      <w:bookmarkStart w:id="26" w:name="_Toc235466328"/>
      <w:commentRangeStart w:id="27"/>
      <w:commentRangeStart w:id="28"/>
      <w:r w:rsidRPr="00000515">
        <w:rPr>
          <w:highlight w:val="yellow"/>
        </w:rPr>
        <w:t>Approval Status</w:t>
      </w:r>
      <w:bookmarkEnd w:id="26"/>
      <w:commentRangeEnd w:id="27"/>
      <w:r w:rsidR="004A7AD3" w:rsidRPr="00000515">
        <w:rPr>
          <w:rStyle w:val="CommentReference"/>
          <w:sz w:val="24"/>
          <w:szCs w:val="28"/>
          <w:highlight w:val="yellow"/>
        </w:rPr>
        <w:commentReference w:id="27"/>
      </w:r>
      <w:commentRangeEnd w:id="28"/>
      <w:r w:rsidR="00E91912" w:rsidRPr="00000515">
        <w:rPr>
          <w:rStyle w:val="CommentReference"/>
          <w:sz w:val="24"/>
          <w:szCs w:val="28"/>
          <w:highlight w:val="yellow"/>
        </w:rPr>
        <w:commentReference w:id="28"/>
      </w:r>
    </w:p>
    <w:tbl>
      <w:tblPr>
        <w:tblStyle w:val="TableGrid"/>
        <w:tblW w:w="0" w:type="auto"/>
        <w:tblLook w:val="04A0" w:firstRow="1" w:lastRow="0" w:firstColumn="1" w:lastColumn="0" w:noHBand="0" w:noVBand="1"/>
      </w:tblPr>
      <w:tblGrid>
        <w:gridCol w:w="3005"/>
        <w:gridCol w:w="3006"/>
        <w:gridCol w:w="3005"/>
      </w:tblGrid>
      <w:tr w:rsidR="00B84A92" w14:paraId="03E8C9D9" w14:textId="77777777" w:rsidTr="0B26D38E">
        <w:trPr>
          <w:cnfStyle w:val="100000000000" w:firstRow="1" w:lastRow="0" w:firstColumn="0" w:lastColumn="0" w:oddVBand="0" w:evenVBand="0" w:oddHBand="0" w:evenHBand="0" w:firstRowFirstColumn="0" w:firstRowLastColumn="0" w:lastRowFirstColumn="0" w:lastRowLastColumn="0"/>
        </w:trPr>
        <w:tc>
          <w:tcPr>
            <w:tcW w:w="3005" w:type="dxa"/>
          </w:tcPr>
          <w:p w14:paraId="32F6C814" w14:textId="77777777" w:rsidR="00B84A92" w:rsidRDefault="00B84A92">
            <w:r>
              <w:rPr>
                <w:rFonts w:hint="eastAsia"/>
              </w:rPr>
              <w:t>Approval</w:t>
            </w:r>
            <w:r>
              <w:t xml:space="preserve"> Stat</w:t>
            </w:r>
            <w:r>
              <w:rPr>
                <w:rFonts w:hint="eastAsia"/>
              </w:rPr>
              <w:t>us</w:t>
            </w:r>
          </w:p>
        </w:tc>
        <w:tc>
          <w:tcPr>
            <w:tcW w:w="3006" w:type="dxa"/>
          </w:tcPr>
          <w:p w14:paraId="40666E13" w14:textId="77777777" w:rsidR="00B84A92" w:rsidRDefault="00B84A92">
            <w:r>
              <w:t>Description</w:t>
            </w:r>
          </w:p>
        </w:tc>
        <w:tc>
          <w:tcPr>
            <w:tcW w:w="3005" w:type="dxa"/>
          </w:tcPr>
          <w:p w14:paraId="34999B55" w14:textId="77777777" w:rsidR="00B84A92" w:rsidRDefault="00B84A92">
            <w:r>
              <w:t>Actor</w:t>
            </w:r>
          </w:p>
        </w:tc>
      </w:tr>
      <w:tr w:rsidR="00B84A92" w14:paraId="372BECA7" w14:textId="77777777">
        <w:tc>
          <w:tcPr>
            <w:tcW w:w="3005" w:type="dxa"/>
          </w:tcPr>
          <w:p w14:paraId="149445A1" w14:textId="77777777" w:rsidR="00B84A92" w:rsidRDefault="00B84A92">
            <w:r>
              <w:rPr>
                <w:rFonts w:hint="eastAsia"/>
              </w:rPr>
              <w:t>Pending Approval</w:t>
            </w:r>
          </w:p>
        </w:tc>
        <w:tc>
          <w:tcPr>
            <w:tcW w:w="3006" w:type="dxa"/>
          </w:tcPr>
          <w:p w14:paraId="173FE305" w14:textId="77777777" w:rsidR="00B84A92" w:rsidRDefault="00B84A92">
            <w:r w:rsidRPr="00535A15">
              <w:t>Approver is required for the application and has not yet taken action</w:t>
            </w:r>
          </w:p>
        </w:tc>
        <w:tc>
          <w:tcPr>
            <w:tcW w:w="3005" w:type="dxa"/>
          </w:tcPr>
          <w:p w14:paraId="08F4ECC5" w14:textId="77777777" w:rsidR="00B84A92" w:rsidRDefault="00B84A92">
            <w:r>
              <w:t>System</w:t>
            </w:r>
          </w:p>
        </w:tc>
      </w:tr>
      <w:tr w:rsidR="00E46B95" w14:paraId="2350905A" w14:textId="77777777">
        <w:tc>
          <w:tcPr>
            <w:tcW w:w="3005" w:type="dxa"/>
          </w:tcPr>
          <w:p w14:paraId="2B228727" w14:textId="76F51AE5" w:rsidR="00E46B95" w:rsidRDefault="00E46B95" w:rsidP="00E46B95">
            <w:r>
              <w:rPr>
                <w:rFonts w:hint="eastAsia"/>
              </w:rPr>
              <w:t>Change Requested</w:t>
            </w:r>
          </w:p>
        </w:tc>
        <w:tc>
          <w:tcPr>
            <w:tcW w:w="3006" w:type="dxa"/>
          </w:tcPr>
          <w:p w14:paraId="66A7BDC1" w14:textId="3415ADAA" w:rsidR="00E46B95" w:rsidRDefault="00E46B95" w:rsidP="00E46B95">
            <w:r>
              <w:rPr>
                <w:rFonts w:hint="eastAsia"/>
              </w:rPr>
              <w:t>R</w:t>
            </w:r>
            <w:r w:rsidRPr="00535A15">
              <w:t>equired Approver has requested amendments or additional information from the applicant</w:t>
            </w:r>
          </w:p>
        </w:tc>
        <w:tc>
          <w:tcPr>
            <w:tcW w:w="3005" w:type="dxa"/>
          </w:tcPr>
          <w:p w14:paraId="4C27861B" w14:textId="3EB430F1" w:rsidR="00E46B95" w:rsidRDefault="00E46B95" w:rsidP="00E46B95">
            <w:r>
              <w:t>System</w:t>
            </w:r>
          </w:p>
        </w:tc>
      </w:tr>
      <w:tr w:rsidR="00E46B95" w14:paraId="6B6E5229" w14:textId="77777777">
        <w:tc>
          <w:tcPr>
            <w:tcW w:w="3005" w:type="dxa"/>
          </w:tcPr>
          <w:p w14:paraId="6F006910" w14:textId="3605EE24" w:rsidR="00E46B95" w:rsidRDefault="00E46B95" w:rsidP="00E46B95">
            <w:r>
              <w:rPr>
                <w:rFonts w:hint="eastAsia"/>
              </w:rPr>
              <w:t>A</w:t>
            </w:r>
            <w:r>
              <w:t>p</w:t>
            </w:r>
            <w:r>
              <w:rPr>
                <w:rFonts w:hint="eastAsia"/>
              </w:rPr>
              <w:t>proved</w:t>
            </w:r>
          </w:p>
        </w:tc>
        <w:tc>
          <w:tcPr>
            <w:tcW w:w="3006" w:type="dxa"/>
          </w:tcPr>
          <w:p w14:paraId="7DCB84CB" w14:textId="1C8D9B25" w:rsidR="00E46B95" w:rsidRPr="00535A15" w:rsidRDefault="00E46B95" w:rsidP="00E46B95">
            <w:r w:rsidRPr="00535A15">
              <w:t>Approver has approved application for their assigned area of responsibility</w:t>
            </w:r>
          </w:p>
        </w:tc>
        <w:tc>
          <w:tcPr>
            <w:tcW w:w="3005" w:type="dxa"/>
          </w:tcPr>
          <w:p w14:paraId="03B254DD" w14:textId="7F859987" w:rsidR="00E46B95" w:rsidRDefault="00E46B95" w:rsidP="00E46B95">
            <w:r>
              <w:t>System</w:t>
            </w:r>
          </w:p>
        </w:tc>
      </w:tr>
    </w:tbl>
    <w:p w14:paraId="1592264A" w14:textId="77777777" w:rsidR="00802E88" w:rsidRDefault="00802E88" w:rsidP="00802E88">
      <w:bookmarkStart w:id="29" w:name="_Toc235466329"/>
    </w:p>
    <w:p w14:paraId="20823747" w14:textId="15270908" w:rsidR="00E275F5" w:rsidRDefault="007E1C67">
      <w:pPr>
        <w:pStyle w:val="Heading3"/>
      </w:pPr>
      <w:r>
        <w:lastRenderedPageBreak/>
        <w:t xml:space="preserve">Permit </w:t>
      </w:r>
      <w:bookmarkEnd w:id="29"/>
      <w:r w:rsidR="2C36DA1F">
        <w:t>Stat</w:t>
      </w:r>
      <w:r w:rsidR="73FF977C">
        <w:t>us</w:t>
      </w:r>
    </w:p>
    <w:tbl>
      <w:tblPr>
        <w:tblStyle w:val="TableGrid"/>
        <w:tblW w:w="0" w:type="auto"/>
        <w:tblLook w:val="04A0" w:firstRow="1" w:lastRow="0" w:firstColumn="1" w:lastColumn="0" w:noHBand="0" w:noVBand="1"/>
      </w:tblPr>
      <w:tblGrid>
        <w:gridCol w:w="1389"/>
        <w:gridCol w:w="6029"/>
        <w:gridCol w:w="1598"/>
      </w:tblGrid>
      <w:tr w:rsidR="00E275F5" w14:paraId="4437A9E6" w14:textId="77777777" w:rsidTr="00EE7544">
        <w:trPr>
          <w:cnfStyle w:val="100000000000" w:firstRow="1" w:lastRow="0" w:firstColumn="0" w:lastColumn="0" w:oddVBand="0" w:evenVBand="0" w:oddHBand="0" w:evenHBand="0" w:firstRowFirstColumn="0" w:firstRowLastColumn="0" w:lastRowFirstColumn="0" w:lastRowLastColumn="0"/>
        </w:trPr>
        <w:tc>
          <w:tcPr>
            <w:tcW w:w="0" w:type="auto"/>
          </w:tcPr>
          <w:p w14:paraId="3E8F5651" w14:textId="41916833" w:rsidR="00E275F5" w:rsidRDefault="00381FA3">
            <w:r>
              <w:t>Permit</w:t>
            </w:r>
            <w:r w:rsidR="007E1C67">
              <w:t xml:space="preserve"> State</w:t>
            </w:r>
          </w:p>
        </w:tc>
        <w:tc>
          <w:tcPr>
            <w:tcW w:w="0" w:type="auto"/>
          </w:tcPr>
          <w:p w14:paraId="1BEF2BC2" w14:textId="77777777" w:rsidR="00E275F5" w:rsidRDefault="007E1C67">
            <w:r>
              <w:t>Description</w:t>
            </w:r>
          </w:p>
        </w:tc>
        <w:tc>
          <w:tcPr>
            <w:tcW w:w="0" w:type="auto"/>
          </w:tcPr>
          <w:p w14:paraId="416E6C25" w14:textId="77777777" w:rsidR="00E275F5" w:rsidRDefault="007E1C67">
            <w:r>
              <w:t>Actor</w:t>
            </w:r>
          </w:p>
        </w:tc>
      </w:tr>
      <w:tr w:rsidR="00E275F5" w14:paraId="3AE3B1EA" w14:textId="77777777" w:rsidTr="00EE7544">
        <w:tc>
          <w:tcPr>
            <w:tcW w:w="0" w:type="auto"/>
          </w:tcPr>
          <w:p w14:paraId="267DA9F5" w14:textId="77777777" w:rsidR="00E275F5" w:rsidRDefault="007E1C67">
            <w:r>
              <w:t>Upcoming</w:t>
            </w:r>
          </w:p>
        </w:tc>
        <w:tc>
          <w:tcPr>
            <w:tcW w:w="0" w:type="auto"/>
          </w:tcPr>
          <w:p w14:paraId="3DEDE7D5" w14:textId="77777777" w:rsidR="00E275F5" w:rsidRDefault="007E1C67">
            <w:r>
              <w:t>Approved NOP with a validity start date later than the current date and time.</w:t>
            </w:r>
          </w:p>
        </w:tc>
        <w:tc>
          <w:tcPr>
            <w:tcW w:w="0" w:type="auto"/>
          </w:tcPr>
          <w:p w14:paraId="6AE3A952" w14:textId="77777777" w:rsidR="00E275F5" w:rsidRDefault="007E1C67">
            <w:r>
              <w:t>System</w:t>
            </w:r>
          </w:p>
        </w:tc>
      </w:tr>
      <w:tr w:rsidR="00E275F5" w14:paraId="0777CDF1" w14:textId="77777777" w:rsidTr="00EE7544">
        <w:tc>
          <w:tcPr>
            <w:tcW w:w="0" w:type="auto"/>
          </w:tcPr>
          <w:p w14:paraId="4C2D330D" w14:textId="77777777" w:rsidR="00E275F5" w:rsidRDefault="007E1C67">
            <w:r>
              <w:t>Active</w:t>
            </w:r>
          </w:p>
        </w:tc>
        <w:tc>
          <w:tcPr>
            <w:tcW w:w="0" w:type="auto"/>
          </w:tcPr>
          <w:p w14:paraId="7D0C59C7" w14:textId="77777777" w:rsidR="00E275F5" w:rsidRDefault="007E1C67">
            <w:r>
              <w:t>Approved NOP where the current date and time falls within the approved validity period.</w:t>
            </w:r>
          </w:p>
        </w:tc>
        <w:tc>
          <w:tcPr>
            <w:tcW w:w="0" w:type="auto"/>
          </w:tcPr>
          <w:p w14:paraId="5DDD2240" w14:textId="77777777" w:rsidR="00E275F5" w:rsidRDefault="007E1C67">
            <w:r>
              <w:t>System</w:t>
            </w:r>
          </w:p>
        </w:tc>
      </w:tr>
      <w:tr w:rsidR="0B26D38E" w14:paraId="4F9BEBF3" w14:textId="77777777" w:rsidTr="00EE7544">
        <w:trPr>
          <w:trHeight w:val="300"/>
        </w:trPr>
        <w:tc>
          <w:tcPr>
            <w:tcW w:w="0" w:type="auto"/>
          </w:tcPr>
          <w:p w14:paraId="305BCE54" w14:textId="26DBEAF4" w:rsidR="2A4FB453" w:rsidRDefault="2A4FB453" w:rsidP="0B26D38E">
            <w:r>
              <w:t>Suspended</w:t>
            </w:r>
          </w:p>
        </w:tc>
        <w:tc>
          <w:tcPr>
            <w:tcW w:w="0" w:type="auto"/>
          </w:tcPr>
          <w:p w14:paraId="7299D787" w14:textId="2FBE99B5" w:rsidR="2A4FB453" w:rsidRDefault="2A4FB453">
            <w:r>
              <w:t>Work is temporarily prohibited under an approved NOP</w:t>
            </w:r>
            <w:r w:rsidR="001521F3">
              <w:t>. NOP</w:t>
            </w:r>
            <w:r>
              <w:t xml:space="preserve"> validity period continues to elapse</w:t>
            </w:r>
            <w:r w:rsidR="005D13D3">
              <w:t>.</w:t>
            </w:r>
          </w:p>
        </w:tc>
        <w:tc>
          <w:tcPr>
            <w:tcW w:w="0" w:type="auto"/>
          </w:tcPr>
          <w:p w14:paraId="458B354B" w14:textId="6B30A204" w:rsidR="2A4FB453" w:rsidRDefault="2A4FB453">
            <w:r>
              <w:t>Authorised SDC role</w:t>
            </w:r>
          </w:p>
        </w:tc>
      </w:tr>
      <w:tr w:rsidR="00E275F5" w14:paraId="7E1755A5" w14:textId="77777777" w:rsidTr="00EE7544">
        <w:tc>
          <w:tcPr>
            <w:tcW w:w="0" w:type="auto"/>
          </w:tcPr>
          <w:p w14:paraId="1A243E1E" w14:textId="77777777" w:rsidR="00E275F5" w:rsidRDefault="007E1C67">
            <w:r>
              <w:t>Expired</w:t>
            </w:r>
          </w:p>
        </w:tc>
        <w:tc>
          <w:tcPr>
            <w:tcW w:w="0" w:type="auto"/>
          </w:tcPr>
          <w:p w14:paraId="7B6FB4C6" w14:textId="77777777" w:rsidR="00E275F5" w:rsidRDefault="007E1C67">
            <w:r>
              <w:t>Approved NOP where the validity end date and time has elapsed.</w:t>
            </w:r>
          </w:p>
        </w:tc>
        <w:tc>
          <w:tcPr>
            <w:tcW w:w="0" w:type="auto"/>
          </w:tcPr>
          <w:p w14:paraId="077712C2" w14:textId="77777777" w:rsidR="00E275F5" w:rsidRDefault="007E1C67">
            <w:r>
              <w:t>System</w:t>
            </w:r>
          </w:p>
        </w:tc>
      </w:tr>
      <w:tr w:rsidR="00E52760" w14:paraId="2AAF1BE0" w14:textId="77777777" w:rsidTr="00EE7544">
        <w:tc>
          <w:tcPr>
            <w:tcW w:w="0" w:type="auto"/>
          </w:tcPr>
          <w:p w14:paraId="75040254" w14:textId="6C0B47D7" w:rsidR="00E52760" w:rsidRDefault="00E52760" w:rsidP="00E52760">
            <w:r>
              <w:t>Cancelled</w:t>
            </w:r>
          </w:p>
        </w:tc>
        <w:tc>
          <w:tcPr>
            <w:tcW w:w="0" w:type="auto"/>
          </w:tcPr>
          <w:p w14:paraId="35DA59DC" w14:textId="07CFE7D0" w:rsidR="00E52760" w:rsidRDefault="00E52760" w:rsidP="00E52760">
            <w:r>
              <w:t>An approved NOP terminated following an applicant cancellation request and confirmation by an authorised SDC role.</w:t>
            </w:r>
          </w:p>
        </w:tc>
        <w:tc>
          <w:tcPr>
            <w:tcW w:w="0" w:type="auto"/>
          </w:tcPr>
          <w:p w14:paraId="14B624D1" w14:textId="4DFCCED5" w:rsidR="00E52760" w:rsidRDefault="00E52760" w:rsidP="00E52760">
            <w:r>
              <w:t>Authorised SDC role</w:t>
            </w:r>
          </w:p>
        </w:tc>
      </w:tr>
      <w:tr w:rsidR="00E52760" w14:paraId="6E520B68" w14:textId="77777777" w:rsidTr="00EE7544">
        <w:tc>
          <w:tcPr>
            <w:tcW w:w="0" w:type="auto"/>
          </w:tcPr>
          <w:p w14:paraId="666C552A" w14:textId="246CB7B0" w:rsidR="00E52760" w:rsidRDefault="00E52760" w:rsidP="00E52760">
            <w:r>
              <w:t>Revoked</w:t>
            </w:r>
          </w:p>
        </w:tc>
        <w:tc>
          <w:tcPr>
            <w:tcW w:w="0" w:type="auto"/>
          </w:tcPr>
          <w:p w14:paraId="650C22F1" w14:textId="5E453A87" w:rsidR="00E52760" w:rsidRDefault="00E52760" w:rsidP="00E52760">
            <w:r>
              <w:t>Approved NOP that has been permanently revoked by an authorised SDC role. Work is no longer permitted under the NOP and cannot be reinstated.</w:t>
            </w:r>
          </w:p>
        </w:tc>
        <w:tc>
          <w:tcPr>
            <w:tcW w:w="0" w:type="auto"/>
          </w:tcPr>
          <w:p w14:paraId="1DA56CF7" w14:textId="37DFBCF6" w:rsidR="00E52760" w:rsidRDefault="00E52760" w:rsidP="00E52760">
            <w:r>
              <w:t>Authorised SDC role</w:t>
            </w:r>
          </w:p>
        </w:tc>
      </w:tr>
    </w:tbl>
    <w:p w14:paraId="101D5D77" w14:textId="52250020" w:rsidR="00821883" w:rsidRDefault="00821883">
      <w:pPr>
        <w:pStyle w:val="Heading3"/>
      </w:pPr>
      <w:bookmarkStart w:id="30" w:name="_Toc235466331"/>
      <w:ins w:id="31" w:author="Shin Feng WONG" w:date="2026-09-07T09:34:00Z" w16du:dateUtc="2026-09-07T01:34:00Z">
        <w:r>
          <w:t>In-</w:t>
        </w:r>
      </w:ins>
      <w:ins w:id="32" w:author="Shin Feng WONG" w:date="2026-09-07T09:35:00Z" w16du:dateUtc="2026-09-07T01:35:00Z">
        <w:r w:rsidR="004A7AD3">
          <w:t>Principal Approval</w:t>
        </w:r>
      </w:ins>
      <w:ins w:id="33" w:author="Shin Feng WONG" w:date="2026-09-07T09:36:00Z" w16du:dateUtc="2026-09-07T01:36:00Z">
        <w:r w:rsidR="004A7AD3">
          <w:t xml:space="preserve"> Status</w:t>
        </w:r>
      </w:ins>
    </w:p>
    <w:p w14:paraId="499AB411" w14:textId="77777777" w:rsidR="00393117" w:rsidRDefault="00DC35FA" w:rsidP="00DC35FA">
      <w:pPr>
        <w:pStyle w:val="ListParagraph"/>
        <w:numPr>
          <w:ilvl w:val="0"/>
          <w:numId w:val="67"/>
        </w:numPr>
      </w:pPr>
      <w:r>
        <w:t>In-principal approval is tracked separately from the NOP Application status.</w:t>
      </w:r>
    </w:p>
    <w:p w14:paraId="22FB96F7" w14:textId="77777777" w:rsidR="00393117" w:rsidRDefault="00DC35FA" w:rsidP="00DC35FA">
      <w:pPr>
        <w:pStyle w:val="ListParagraph"/>
        <w:numPr>
          <w:ilvl w:val="0"/>
          <w:numId w:val="67"/>
        </w:numPr>
      </w:pPr>
      <w:r>
        <w:t>Granted IPA authorises work within the NOP’s recorded period and conditions.</w:t>
      </w:r>
    </w:p>
    <w:p w14:paraId="23925F56" w14:textId="77777777" w:rsidR="008538D8" w:rsidRDefault="00DC35FA" w:rsidP="00DC35FA">
      <w:pPr>
        <w:pStyle w:val="ListParagraph"/>
        <w:numPr>
          <w:ilvl w:val="0"/>
          <w:numId w:val="67"/>
        </w:numPr>
      </w:pPr>
      <w:r>
        <w:t xml:space="preserve">The </w:t>
      </w:r>
      <w:r w:rsidR="008538D8">
        <w:t>Applicant completes and submits the full NOP application with all required documents by the configured document-completion deadline.</w:t>
      </w:r>
    </w:p>
    <w:p w14:paraId="32A9328D" w14:textId="373CE9E8" w:rsidR="00DC35FA" w:rsidRPr="00DC35FA" w:rsidRDefault="008538D8" w:rsidP="00DC35FA">
      <w:pPr>
        <w:pStyle w:val="ListParagraph"/>
        <w:numPr>
          <w:ilvl w:val="0"/>
          <w:numId w:val="67"/>
        </w:numPr>
      </w:pPr>
      <w:r>
        <w:t xml:space="preserve">The default period is </w:t>
      </w:r>
      <w:r w:rsidR="00DC35FA">
        <w:t xml:space="preserve">3 </w:t>
      </w:r>
      <w:r>
        <w:t xml:space="preserve">calendar </w:t>
      </w:r>
      <w:r w:rsidR="00DC35FA">
        <w:t>days</w:t>
      </w:r>
      <w:r>
        <w:t xml:space="preserve"> from IPA being granted.</w:t>
      </w:r>
    </w:p>
    <w:tbl>
      <w:tblPr>
        <w:tblStyle w:val="SJ"/>
        <w:tblW w:w="0" w:type="auto"/>
        <w:tblLook w:val="04A0" w:firstRow="1" w:lastRow="0" w:firstColumn="1" w:lastColumn="0" w:noHBand="0" w:noVBand="1"/>
      </w:tblPr>
      <w:tblGrid>
        <w:gridCol w:w="1210"/>
        <w:gridCol w:w="7806"/>
      </w:tblGrid>
      <w:tr w:rsidR="004A7AD3" w:rsidRPr="004A7AD3" w14:paraId="308ABB6F" w14:textId="77777777" w:rsidTr="004A7AD3">
        <w:trPr>
          <w:cnfStyle w:val="100000000000" w:firstRow="1" w:lastRow="0" w:firstColumn="0" w:lastColumn="0" w:oddVBand="0" w:evenVBand="0" w:oddHBand="0" w:evenHBand="0" w:firstRowFirstColumn="0" w:firstRowLastColumn="0" w:lastRowFirstColumn="0" w:lastRowLastColumn="0"/>
        </w:trPr>
        <w:tc>
          <w:tcPr>
            <w:tcW w:w="0" w:type="auto"/>
            <w:hideMark/>
          </w:tcPr>
          <w:p w14:paraId="01F2D497" w14:textId="77777777" w:rsidR="004A7AD3" w:rsidRPr="004A7AD3" w:rsidRDefault="004A7AD3" w:rsidP="004A7AD3">
            <w:r w:rsidRPr="004A7AD3">
              <w:t>IPA Status</w:t>
            </w:r>
          </w:p>
        </w:tc>
        <w:tc>
          <w:tcPr>
            <w:tcW w:w="0" w:type="auto"/>
            <w:hideMark/>
          </w:tcPr>
          <w:p w14:paraId="5BD25EC6" w14:textId="77777777" w:rsidR="004A7AD3" w:rsidRPr="004A7AD3" w:rsidRDefault="004A7AD3" w:rsidP="004A7AD3">
            <w:r w:rsidRPr="004A7AD3">
              <w:t>Description</w:t>
            </w:r>
          </w:p>
        </w:tc>
      </w:tr>
      <w:tr w:rsidR="004A7AD3" w:rsidRPr="004A7AD3" w14:paraId="5E31F542" w14:textId="77777777" w:rsidTr="004A7AD3">
        <w:tc>
          <w:tcPr>
            <w:tcW w:w="0" w:type="auto"/>
            <w:hideMark/>
          </w:tcPr>
          <w:p w14:paraId="55455236" w14:textId="77777777" w:rsidR="004A7AD3" w:rsidRPr="004A7AD3" w:rsidRDefault="004A7AD3" w:rsidP="004A7AD3">
            <w:r w:rsidRPr="004A7AD3">
              <w:t>Pending</w:t>
            </w:r>
          </w:p>
        </w:tc>
        <w:tc>
          <w:tcPr>
            <w:tcW w:w="0" w:type="auto"/>
            <w:hideMark/>
          </w:tcPr>
          <w:p w14:paraId="5F6FC6FE" w14:textId="77777777" w:rsidR="004A7AD3" w:rsidRPr="004A7AD3" w:rsidRDefault="004A7AD3" w:rsidP="004A7AD3">
            <w:r w:rsidRPr="004A7AD3">
              <w:t>IPA has been requested and awaits the required Approvers’ decisions.</w:t>
            </w:r>
          </w:p>
        </w:tc>
      </w:tr>
      <w:tr w:rsidR="004A7AD3" w:rsidRPr="004A7AD3" w14:paraId="1CD9FB0C" w14:textId="77777777" w:rsidTr="004A7AD3">
        <w:tc>
          <w:tcPr>
            <w:tcW w:w="0" w:type="auto"/>
            <w:hideMark/>
          </w:tcPr>
          <w:p w14:paraId="3D9ACFE6" w14:textId="77777777" w:rsidR="004A7AD3" w:rsidRPr="004A7AD3" w:rsidRDefault="004A7AD3" w:rsidP="004A7AD3">
            <w:r w:rsidRPr="004A7AD3">
              <w:t>Granted</w:t>
            </w:r>
          </w:p>
        </w:tc>
        <w:tc>
          <w:tcPr>
            <w:tcW w:w="0" w:type="auto"/>
            <w:hideMark/>
          </w:tcPr>
          <w:p w14:paraId="77268C1C" w14:textId="77777777" w:rsidR="004A7AD3" w:rsidRPr="004A7AD3" w:rsidRDefault="004A7AD3" w:rsidP="004A7AD3">
            <w:r w:rsidRPr="004A7AD3">
              <w:t>All required IPA approvals have been recorded. Work may start within the authorised period and conditions.</w:t>
            </w:r>
          </w:p>
        </w:tc>
      </w:tr>
    </w:tbl>
    <w:p w14:paraId="341CE74B" w14:textId="3006CE19" w:rsidR="00E275F5" w:rsidRDefault="007E1C67">
      <w:pPr>
        <w:pStyle w:val="Heading3"/>
      </w:pPr>
      <w:r>
        <w:lastRenderedPageBreak/>
        <w:t>Status Transition Rules</w:t>
      </w:r>
      <w:bookmarkEnd w:id="30"/>
    </w:p>
    <w:tbl>
      <w:tblPr>
        <w:tblStyle w:val="TableGrid"/>
        <w:tblW w:w="0" w:type="auto"/>
        <w:tblLook w:val="04A0" w:firstRow="1" w:lastRow="0" w:firstColumn="1" w:lastColumn="0" w:noHBand="0" w:noVBand="1"/>
      </w:tblPr>
      <w:tblGrid>
        <w:gridCol w:w="1410"/>
        <w:gridCol w:w="1857"/>
        <w:gridCol w:w="1506"/>
        <w:gridCol w:w="2761"/>
        <w:gridCol w:w="1482"/>
      </w:tblGrid>
      <w:tr w:rsidR="00E275F5" w14:paraId="4AF9E464" w14:textId="77777777" w:rsidTr="00EE7544">
        <w:trPr>
          <w:cnfStyle w:val="100000000000" w:firstRow="1" w:lastRow="0" w:firstColumn="0" w:lastColumn="0" w:oddVBand="0" w:evenVBand="0" w:oddHBand="0" w:evenHBand="0" w:firstRowFirstColumn="0" w:firstRowLastColumn="0" w:lastRowFirstColumn="0" w:lastRowLastColumn="0"/>
          <w:trHeight w:val="300"/>
        </w:trPr>
        <w:tc>
          <w:tcPr>
            <w:tcW w:w="0" w:type="auto"/>
          </w:tcPr>
          <w:p w14:paraId="35576C03" w14:textId="671D6E9D" w:rsidR="21183F2F" w:rsidRDefault="21183F2F" w:rsidP="0B26D38E">
            <w:r>
              <w:t>Status Area</w:t>
            </w:r>
          </w:p>
        </w:tc>
        <w:tc>
          <w:tcPr>
            <w:tcW w:w="0" w:type="auto"/>
          </w:tcPr>
          <w:p w14:paraId="53E1FA84" w14:textId="77777777" w:rsidR="00E275F5" w:rsidRDefault="007E1C67">
            <w:r>
              <w:t>From</w:t>
            </w:r>
          </w:p>
        </w:tc>
        <w:tc>
          <w:tcPr>
            <w:tcW w:w="0" w:type="auto"/>
          </w:tcPr>
          <w:p w14:paraId="1F5484BA" w14:textId="77777777" w:rsidR="00E275F5" w:rsidRDefault="007E1C67">
            <w:r>
              <w:t>To</w:t>
            </w:r>
          </w:p>
        </w:tc>
        <w:tc>
          <w:tcPr>
            <w:tcW w:w="0" w:type="auto"/>
          </w:tcPr>
          <w:p w14:paraId="0874A732" w14:textId="77777777" w:rsidR="00E275F5" w:rsidRDefault="007E1C67">
            <w:r>
              <w:t>Trigger</w:t>
            </w:r>
          </w:p>
        </w:tc>
        <w:tc>
          <w:tcPr>
            <w:tcW w:w="0" w:type="auto"/>
          </w:tcPr>
          <w:p w14:paraId="7E3ED18C" w14:textId="77777777" w:rsidR="00E275F5" w:rsidRDefault="007E1C67">
            <w:r>
              <w:t>Actor</w:t>
            </w:r>
          </w:p>
        </w:tc>
      </w:tr>
      <w:tr w:rsidR="000E00D0" w14:paraId="263F3FEC" w14:textId="77777777" w:rsidTr="00EE7544">
        <w:trPr>
          <w:trHeight w:val="300"/>
        </w:trPr>
        <w:tc>
          <w:tcPr>
            <w:tcW w:w="0" w:type="auto"/>
            <w:vMerge w:val="restart"/>
          </w:tcPr>
          <w:p w14:paraId="46A6B8B1" w14:textId="3CE809CF" w:rsidR="000E00D0" w:rsidRDefault="000E00D0" w:rsidP="000E00D0">
            <w:r>
              <w:t>NOP Application</w:t>
            </w:r>
          </w:p>
        </w:tc>
        <w:tc>
          <w:tcPr>
            <w:tcW w:w="0" w:type="auto"/>
          </w:tcPr>
          <w:p w14:paraId="6FBBA5F8" w14:textId="77777777" w:rsidR="000E00D0" w:rsidRDefault="000E00D0">
            <w:r>
              <w:t>Draft</w:t>
            </w:r>
          </w:p>
        </w:tc>
        <w:tc>
          <w:tcPr>
            <w:tcW w:w="0" w:type="auto"/>
          </w:tcPr>
          <w:p w14:paraId="0CDB0C8A" w14:textId="77777777" w:rsidR="000E00D0" w:rsidRDefault="000E00D0">
            <w:r>
              <w:t>Under Review</w:t>
            </w:r>
          </w:p>
        </w:tc>
        <w:tc>
          <w:tcPr>
            <w:tcW w:w="0" w:type="auto"/>
          </w:tcPr>
          <w:p w14:paraId="4A7CBDE8" w14:textId="5B1D6258" w:rsidR="000E00D0" w:rsidRDefault="000E00D0">
            <w:r>
              <w:t>Application submission validated and the application is submitted</w:t>
            </w:r>
          </w:p>
        </w:tc>
        <w:tc>
          <w:tcPr>
            <w:tcW w:w="0" w:type="auto"/>
          </w:tcPr>
          <w:p w14:paraId="2E8E5AD4" w14:textId="77777777" w:rsidR="000E00D0" w:rsidRDefault="000E00D0">
            <w:r>
              <w:t>Applicant / System</w:t>
            </w:r>
          </w:p>
        </w:tc>
      </w:tr>
      <w:tr w:rsidR="000E00D0" w14:paraId="6AED92E5" w14:textId="77777777" w:rsidTr="00EE7544">
        <w:trPr>
          <w:trHeight w:val="300"/>
        </w:trPr>
        <w:tc>
          <w:tcPr>
            <w:tcW w:w="0" w:type="auto"/>
            <w:vMerge/>
          </w:tcPr>
          <w:p w14:paraId="3D097F97" w14:textId="0AA1600C" w:rsidR="000E00D0" w:rsidRDefault="000E00D0" w:rsidP="0B26D38E"/>
        </w:tc>
        <w:tc>
          <w:tcPr>
            <w:tcW w:w="0" w:type="auto"/>
          </w:tcPr>
          <w:p w14:paraId="63841075" w14:textId="77777777" w:rsidR="000E00D0" w:rsidRDefault="000E00D0">
            <w:r>
              <w:t>Under Review</w:t>
            </w:r>
          </w:p>
        </w:tc>
        <w:tc>
          <w:tcPr>
            <w:tcW w:w="0" w:type="auto"/>
          </w:tcPr>
          <w:p w14:paraId="5C783C88" w14:textId="77777777" w:rsidR="000E00D0" w:rsidRDefault="000E00D0">
            <w:r>
              <w:t>Change Requested</w:t>
            </w:r>
          </w:p>
        </w:tc>
        <w:tc>
          <w:tcPr>
            <w:tcW w:w="0" w:type="auto"/>
          </w:tcPr>
          <w:p w14:paraId="0BB71A0E" w14:textId="77777777" w:rsidR="000E00D0" w:rsidRDefault="000E00D0">
            <w:r>
              <w:t>An authorised reviewer requests amendments or additional information</w:t>
            </w:r>
          </w:p>
        </w:tc>
        <w:tc>
          <w:tcPr>
            <w:tcW w:w="0" w:type="auto"/>
          </w:tcPr>
          <w:p w14:paraId="0A6F4D1A" w14:textId="7B27F1B0" w:rsidR="000E00D0" w:rsidRDefault="00D4698F">
            <w:r>
              <w:t xml:space="preserve">LO / </w:t>
            </w:r>
            <w:r w:rsidR="000E00D0">
              <w:t>Approver</w:t>
            </w:r>
          </w:p>
        </w:tc>
      </w:tr>
      <w:tr w:rsidR="000E00D0" w14:paraId="1D5B127A" w14:textId="77777777" w:rsidTr="00EE7544">
        <w:trPr>
          <w:trHeight w:val="300"/>
        </w:trPr>
        <w:tc>
          <w:tcPr>
            <w:tcW w:w="0" w:type="auto"/>
            <w:vMerge/>
          </w:tcPr>
          <w:p w14:paraId="6317F7F9" w14:textId="30086531" w:rsidR="000E00D0" w:rsidRDefault="000E00D0" w:rsidP="0B26D38E"/>
        </w:tc>
        <w:tc>
          <w:tcPr>
            <w:tcW w:w="0" w:type="auto"/>
          </w:tcPr>
          <w:p w14:paraId="37293ABA" w14:textId="77777777" w:rsidR="000E00D0" w:rsidRDefault="000E00D0">
            <w:r>
              <w:t>Change Requested</w:t>
            </w:r>
          </w:p>
        </w:tc>
        <w:tc>
          <w:tcPr>
            <w:tcW w:w="0" w:type="auto"/>
          </w:tcPr>
          <w:p w14:paraId="43BEBBD3" w14:textId="77777777" w:rsidR="000E00D0" w:rsidRDefault="000E00D0">
            <w:r>
              <w:t>Under Review</w:t>
            </w:r>
          </w:p>
        </w:tc>
        <w:tc>
          <w:tcPr>
            <w:tcW w:w="0" w:type="auto"/>
          </w:tcPr>
          <w:p w14:paraId="073867B8" w14:textId="77777777" w:rsidR="000E00D0" w:rsidRDefault="000E00D0">
            <w:r>
              <w:t>Applicant amends and resubmits the existing application</w:t>
            </w:r>
          </w:p>
        </w:tc>
        <w:tc>
          <w:tcPr>
            <w:tcW w:w="0" w:type="auto"/>
          </w:tcPr>
          <w:p w14:paraId="19EFBE0F" w14:textId="23109AB6" w:rsidR="000E00D0" w:rsidRDefault="000E00D0">
            <w:r>
              <w:t>Applicant</w:t>
            </w:r>
          </w:p>
        </w:tc>
      </w:tr>
      <w:tr w:rsidR="000E00D0" w14:paraId="27AF9383" w14:textId="77777777" w:rsidTr="00EE7544">
        <w:trPr>
          <w:trHeight w:val="300"/>
        </w:trPr>
        <w:tc>
          <w:tcPr>
            <w:tcW w:w="0" w:type="auto"/>
            <w:vMerge/>
          </w:tcPr>
          <w:p w14:paraId="673AB0E2" w14:textId="461798B4" w:rsidR="000E00D0" w:rsidRDefault="000E00D0" w:rsidP="0B26D38E"/>
        </w:tc>
        <w:tc>
          <w:tcPr>
            <w:tcW w:w="0" w:type="auto"/>
          </w:tcPr>
          <w:p w14:paraId="49E0A1AB" w14:textId="77777777" w:rsidR="000E00D0" w:rsidRDefault="000E00D0">
            <w:r>
              <w:t>Under Review</w:t>
            </w:r>
          </w:p>
        </w:tc>
        <w:tc>
          <w:tcPr>
            <w:tcW w:w="0" w:type="auto"/>
          </w:tcPr>
          <w:p w14:paraId="49A704AC" w14:textId="77777777" w:rsidR="000E00D0" w:rsidRDefault="000E00D0">
            <w:r>
              <w:t>Approved</w:t>
            </w:r>
          </w:p>
        </w:tc>
        <w:tc>
          <w:tcPr>
            <w:tcW w:w="0" w:type="auto"/>
          </w:tcPr>
          <w:p w14:paraId="276B1560" w14:textId="77777777" w:rsidR="000E00D0" w:rsidRDefault="000E00D0">
            <w:r>
              <w:t>All required approvers approve; the NOP is automatically issued</w:t>
            </w:r>
          </w:p>
        </w:tc>
        <w:tc>
          <w:tcPr>
            <w:tcW w:w="0" w:type="auto"/>
          </w:tcPr>
          <w:p w14:paraId="521FC403" w14:textId="77777777" w:rsidR="000E00D0" w:rsidRDefault="000E00D0">
            <w:r>
              <w:t>System</w:t>
            </w:r>
          </w:p>
        </w:tc>
      </w:tr>
      <w:tr w:rsidR="000E00D0" w14:paraId="3059EA24" w14:textId="77777777" w:rsidTr="00EE7544">
        <w:trPr>
          <w:trHeight w:val="300"/>
        </w:trPr>
        <w:tc>
          <w:tcPr>
            <w:tcW w:w="0" w:type="auto"/>
            <w:vMerge/>
          </w:tcPr>
          <w:p w14:paraId="5516B34E" w14:textId="048F08B1" w:rsidR="000E00D0" w:rsidRDefault="000E00D0" w:rsidP="0B26D38E"/>
        </w:tc>
        <w:tc>
          <w:tcPr>
            <w:tcW w:w="0" w:type="auto"/>
          </w:tcPr>
          <w:p w14:paraId="15BADC10" w14:textId="6A21CFA5" w:rsidR="000E00D0" w:rsidRDefault="000E00D0">
            <w:r>
              <w:t>Under Review / Change Requested</w:t>
            </w:r>
          </w:p>
        </w:tc>
        <w:tc>
          <w:tcPr>
            <w:tcW w:w="0" w:type="auto"/>
          </w:tcPr>
          <w:p w14:paraId="3C9912A0" w14:textId="77777777" w:rsidR="000E00D0" w:rsidRDefault="000E00D0">
            <w:r>
              <w:t>Withdrawn</w:t>
            </w:r>
          </w:p>
        </w:tc>
        <w:tc>
          <w:tcPr>
            <w:tcW w:w="0" w:type="auto"/>
          </w:tcPr>
          <w:p w14:paraId="576C6289" w14:textId="39384ECD" w:rsidR="000E00D0" w:rsidRDefault="000E00D0">
            <w:r>
              <w:t>Applicant withdraws application</w:t>
            </w:r>
          </w:p>
        </w:tc>
        <w:tc>
          <w:tcPr>
            <w:tcW w:w="0" w:type="auto"/>
          </w:tcPr>
          <w:p w14:paraId="740CF683" w14:textId="77777777" w:rsidR="000E00D0" w:rsidRDefault="000E00D0">
            <w:r>
              <w:t>Applicant</w:t>
            </w:r>
          </w:p>
        </w:tc>
      </w:tr>
      <w:tr w:rsidR="0008614F" w14:paraId="077E1B74" w14:textId="77777777" w:rsidTr="00EE7544">
        <w:trPr>
          <w:trHeight w:val="300"/>
        </w:trPr>
        <w:tc>
          <w:tcPr>
            <w:tcW w:w="0" w:type="auto"/>
            <w:vMerge w:val="restart"/>
          </w:tcPr>
          <w:p w14:paraId="02FB9340" w14:textId="3E410E4F" w:rsidR="0008614F" w:rsidRDefault="0008614F" w:rsidP="000E00D0">
            <w:r>
              <w:t>Permit</w:t>
            </w:r>
          </w:p>
          <w:p w14:paraId="4634C94B" w14:textId="3F0C00CA" w:rsidR="0008614F" w:rsidRDefault="0008614F" w:rsidP="0B26D38E"/>
        </w:tc>
        <w:tc>
          <w:tcPr>
            <w:tcW w:w="0" w:type="auto"/>
          </w:tcPr>
          <w:p w14:paraId="5541A4EF" w14:textId="6F71D48A" w:rsidR="0008614F" w:rsidRDefault="0008614F" w:rsidP="0B26D38E">
            <w:r>
              <w:t>Upcoming</w:t>
            </w:r>
          </w:p>
        </w:tc>
        <w:tc>
          <w:tcPr>
            <w:tcW w:w="0" w:type="auto"/>
          </w:tcPr>
          <w:p w14:paraId="57F69EB8" w14:textId="511CAD27" w:rsidR="0008614F" w:rsidRDefault="0008614F" w:rsidP="0B26D38E">
            <w:r>
              <w:t>Active</w:t>
            </w:r>
          </w:p>
        </w:tc>
        <w:tc>
          <w:tcPr>
            <w:tcW w:w="0" w:type="auto"/>
          </w:tcPr>
          <w:p w14:paraId="51895299" w14:textId="41EA3756" w:rsidR="0008614F" w:rsidRDefault="0008614F" w:rsidP="0B26D38E">
            <w:r>
              <w:t>NOP validity start date reached</w:t>
            </w:r>
          </w:p>
        </w:tc>
        <w:tc>
          <w:tcPr>
            <w:tcW w:w="0" w:type="auto"/>
          </w:tcPr>
          <w:p w14:paraId="298C7F0D" w14:textId="1A8ECDDE" w:rsidR="0008614F" w:rsidRDefault="0008614F" w:rsidP="0B26D38E">
            <w:r>
              <w:t>System</w:t>
            </w:r>
          </w:p>
        </w:tc>
      </w:tr>
      <w:tr w:rsidR="0008614F" w14:paraId="1E1D828F" w14:textId="77777777" w:rsidTr="00EE7544">
        <w:trPr>
          <w:trHeight w:val="300"/>
        </w:trPr>
        <w:tc>
          <w:tcPr>
            <w:tcW w:w="0" w:type="auto"/>
            <w:vMerge/>
          </w:tcPr>
          <w:p w14:paraId="1FF9B288" w14:textId="2499B725" w:rsidR="0008614F" w:rsidRDefault="0008614F" w:rsidP="0B26D38E"/>
        </w:tc>
        <w:tc>
          <w:tcPr>
            <w:tcW w:w="0" w:type="auto"/>
          </w:tcPr>
          <w:p w14:paraId="6ECB0FA9" w14:textId="0588EA65" w:rsidR="0008614F" w:rsidRDefault="0008614F" w:rsidP="0B26D38E">
            <w:r>
              <w:t>Active</w:t>
            </w:r>
          </w:p>
        </w:tc>
        <w:tc>
          <w:tcPr>
            <w:tcW w:w="0" w:type="auto"/>
          </w:tcPr>
          <w:p w14:paraId="3E9F7F79" w14:textId="02398CFD" w:rsidR="0008614F" w:rsidRDefault="0008614F" w:rsidP="0B26D38E">
            <w:r>
              <w:t>Suspended</w:t>
            </w:r>
          </w:p>
        </w:tc>
        <w:tc>
          <w:tcPr>
            <w:tcW w:w="0" w:type="auto"/>
          </w:tcPr>
          <w:p w14:paraId="54065148" w14:textId="26FB4069" w:rsidR="0008614F" w:rsidRDefault="0008614F" w:rsidP="0B26D38E">
            <w:r>
              <w:t>Authorised SDC role issues suspension of Permit</w:t>
            </w:r>
          </w:p>
        </w:tc>
        <w:tc>
          <w:tcPr>
            <w:tcW w:w="0" w:type="auto"/>
          </w:tcPr>
          <w:p w14:paraId="30BD5A93" w14:textId="12415FD3" w:rsidR="0008614F" w:rsidRDefault="0008614F">
            <w:r>
              <w:t>Authorised SDC role</w:t>
            </w:r>
          </w:p>
        </w:tc>
      </w:tr>
      <w:tr w:rsidR="0008614F" w14:paraId="1560D794" w14:textId="77777777" w:rsidTr="00EE7544">
        <w:trPr>
          <w:trHeight w:val="300"/>
        </w:trPr>
        <w:tc>
          <w:tcPr>
            <w:tcW w:w="0" w:type="auto"/>
            <w:vMerge/>
          </w:tcPr>
          <w:p w14:paraId="03C13BF4" w14:textId="4E4C86F3" w:rsidR="0008614F" w:rsidRDefault="0008614F" w:rsidP="0B26D38E"/>
        </w:tc>
        <w:tc>
          <w:tcPr>
            <w:tcW w:w="0" w:type="auto"/>
          </w:tcPr>
          <w:p w14:paraId="3348C8E9" w14:textId="5F957D08" w:rsidR="0008614F" w:rsidRDefault="0008614F" w:rsidP="0B26D38E">
            <w:r>
              <w:t>Suspended</w:t>
            </w:r>
          </w:p>
        </w:tc>
        <w:tc>
          <w:tcPr>
            <w:tcW w:w="0" w:type="auto"/>
          </w:tcPr>
          <w:p w14:paraId="79DDE3A9" w14:textId="00CA184D" w:rsidR="0008614F" w:rsidRDefault="0008614F" w:rsidP="0B26D38E">
            <w:r>
              <w:t>Active</w:t>
            </w:r>
          </w:p>
        </w:tc>
        <w:tc>
          <w:tcPr>
            <w:tcW w:w="0" w:type="auto"/>
          </w:tcPr>
          <w:p w14:paraId="4D6282FA" w14:textId="257AD028" w:rsidR="0008614F" w:rsidRDefault="0008614F" w:rsidP="0B26D38E">
            <w:r>
              <w:t>Authorised SDC role lifts suspension of permit</w:t>
            </w:r>
          </w:p>
        </w:tc>
        <w:tc>
          <w:tcPr>
            <w:tcW w:w="0" w:type="auto"/>
          </w:tcPr>
          <w:p w14:paraId="2E7E37F1" w14:textId="78E977FD" w:rsidR="0008614F" w:rsidRDefault="0008614F" w:rsidP="0B26D38E">
            <w:r>
              <w:t>Authorised SDC role</w:t>
            </w:r>
          </w:p>
        </w:tc>
      </w:tr>
      <w:tr w:rsidR="0008614F" w14:paraId="7FF891AA" w14:textId="77777777" w:rsidTr="00EE7544">
        <w:trPr>
          <w:trHeight w:val="300"/>
        </w:trPr>
        <w:tc>
          <w:tcPr>
            <w:tcW w:w="0" w:type="auto"/>
            <w:vMerge/>
          </w:tcPr>
          <w:p w14:paraId="5A9B04C3" w14:textId="6918F60A" w:rsidR="0008614F" w:rsidRDefault="0008614F" w:rsidP="0B26D38E"/>
        </w:tc>
        <w:tc>
          <w:tcPr>
            <w:tcW w:w="0" w:type="auto"/>
          </w:tcPr>
          <w:p w14:paraId="2B3BED9F" w14:textId="28E9BEF1" w:rsidR="0008614F" w:rsidRDefault="0008614F" w:rsidP="0B26D38E">
            <w:r>
              <w:t>Upcoming / Active / Suspended</w:t>
            </w:r>
          </w:p>
        </w:tc>
        <w:tc>
          <w:tcPr>
            <w:tcW w:w="0" w:type="auto"/>
          </w:tcPr>
          <w:p w14:paraId="5B3B8B79" w14:textId="52BE4E6E" w:rsidR="0008614F" w:rsidRDefault="0008614F" w:rsidP="0B26D38E">
            <w:r>
              <w:t>Expired</w:t>
            </w:r>
          </w:p>
        </w:tc>
        <w:tc>
          <w:tcPr>
            <w:tcW w:w="0" w:type="auto"/>
          </w:tcPr>
          <w:p w14:paraId="4F4F5E83" w14:textId="5AC53778" w:rsidR="0008614F" w:rsidRDefault="0008614F" w:rsidP="0B26D38E">
            <w:r>
              <w:t>NOP validity end date reached</w:t>
            </w:r>
          </w:p>
        </w:tc>
        <w:tc>
          <w:tcPr>
            <w:tcW w:w="0" w:type="auto"/>
          </w:tcPr>
          <w:p w14:paraId="52F8D37E" w14:textId="74AEBFC2" w:rsidR="0008614F" w:rsidRDefault="0008614F" w:rsidP="0B26D38E">
            <w:r>
              <w:t>System</w:t>
            </w:r>
          </w:p>
        </w:tc>
      </w:tr>
      <w:tr w:rsidR="0008614F" w14:paraId="7150FEB6" w14:textId="77777777" w:rsidTr="00EE7544">
        <w:trPr>
          <w:trHeight w:val="300"/>
        </w:trPr>
        <w:tc>
          <w:tcPr>
            <w:tcW w:w="0" w:type="auto"/>
            <w:vMerge/>
          </w:tcPr>
          <w:p w14:paraId="1C2537FF" w14:textId="680A9B98" w:rsidR="0008614F" w:rsidRDefault="0008614F" w:rsidP="0B26D38E"/>
        </w:tc>
        <w:tc>
          <w:tcPr>
            <w:tcW w:w="0" w:type="auto"/>
          </w:tcPr>
          <w:p w14:paraId="36321315" w14:textId="01616DAB" w:rsidR="0008614F" w:rsidRDefault="0008614F">
            <w:r>
              <w:t>Approved permit</w:t>
            </w:r>
          </w:p>
        </w:tc>
        <w:tc>
          <w:tcPr>
            <w:tcW w:w="0" w:type="auto"/>
          </w:tcPr>
          <w:p w14:paraId="3A12D622" w14:textId="77777777" w:rsidR="0008614F" w:rsidRDefault="0008614F">
            <w:r>
              <w:t>Revoked</w:t>
            </w:r>
          </w:p>
        </w:tc>
        <w:tc>
          <w:tcPr>
            <w:tcW w:w="0" w:type="auto"/>
          </w:tcPr>
          <w:p w14:paraId="7FADB774" w14:textId="77777777" w:rsidR="0008614F" w:rsidRDefault="0008614F">
            <w:r>
              <w:t>Authorised SDC role permanently revokes the issued NOP</w:t>
            </w:r>
          </w:p>
        </w:tc>
        <w:tc>
          <w:tcPr>
            <w:tcW w:w="0" w:type="auto"/>
          </w:tcPr>
          <w:p w14:paraId="4663ECEE" w14:textId="77777777" w:rsidR="0008614F" w:rsidRDefault="0008614F">
            <w:r>
              <w:t>Authorised SDC role</w:t>
            </w:r>
          </w:p>
        </w:tc>
      </w:tr>
      <w:tr w:rsidR="0008614F" w14:paraId="05562BAF" w14:textId="77777777" w:rsidTr="00EE7544">
        <w:trPr>
          <w:trHeight w:val="300"/>
        </w:trPr>
        <w:tc>
          <w:tcPr>
            <w:tcW w:w="0" w:type="auto"/>
            <w:vMerge/>
          </w:tcPr>
          <w:p w14:paraId="15F75FB3" w14:textId="4618DE6C" w:rsidR="0008614F" w:rsidRDefault="0008614F" w:rsidP="0B26D38E"/>
        </w:tc>
        <w:tc>
          <w:tcPr>
            <w:tcW w:w="0" w:type="auto"/>
          </w:tcPr>
          <w:p w14:paraId="02852FD2" w14:textId="55A4ADF8" w:rsidR="0008614F" w:rsidRDefault="0008614F">
            <w:r>
              <w:t>Approved permit</w:t>
            </w:r>
          </w:p>
        </w:tc>
        <w:tc>
          <w:tcPr>
            <w:tcW w:w="0" w:type="auto"/>
          </w:tcPr>
          <w:p w14:paraId="4A883819" w14:textId="77777777" w:rsidR="0008614F" w:rsidRDefault="0008614F">
            <w:r>
              <w:t>Cancelled</w:t>
            </w:r>
          </w:p>
        </w:tc>
        <w:tc>
          <w:tcPr>
            <w:tcW w:w="0" w:type="auto"/>
          </w:tcPr>
          <w:p w14:paraId="66DCE263" w14:textId="4A36C7EB" w:rsidR="0008614F" w:rsidRDefault="0008614F">
            <w:r>
              <w:t>All required cancellation approvals are obtained</w:t>
            </w:r>
          </w:p>
        </w:tc>
        <w:tc>
          <w:tcPr>
            <w:tcW w:w="0" w:type="auto"/>
          </w:tcPr>
          <w:p w14:paraId="42E5CF80" w14:textId="77777777" w:rsidR="0008614F" w:rsidRDefault="0008614F">
            <w:r>
              <w:t>Authorised SDC role</w:t>
            </w:r>
          </w:p>
        </w:tc>
      </w:tr>
    </w:tbl>
    <w:p w14:paraId="72712A44" w14:textId="21B62B1D" w:rsidR="00E275F5" w:rsidRDefault="007E1C67">
      <w:pPr>
        <w:pStyle w:val="Heading2"/>
      </w:pPr>
      <w:bookmarkStart w:id="34" w:name="_Toc235466332"/>
      <w:r>
        <w:lastRenderedPageBreak/>
        <w:t xml:space="preserve">NOP </w:t>
      </w:r>
      <w:r w:rsidR="00622B0F">
        <w:t xml:space="preserve">Duration </w:t>
      </w:r>
      <w:r>
        <w:t>Categories</w:t>
      </w:r>
      <w:bookmarkEnd w:id="34"/>
    </w:p>
    <w:p w14:paraId="7A6F6F3B" w14:textId="5AF2293F" w:rsidR="00E275F5" w:rsidRDefault="00D03990">
      <w:r>
        <w:t>Each NOP shall be assigned a duration category for validating its requesting validity period.</w:t>
      </w:r>
      <w:r w:rsidR="00E43A3A">
        <w:t xml:space="preserve"> </w:t>
      </w:r>
      <w:r>
        <w:t xml:space="preserve">This category is separate from the </w:t>
      </w:r>
      <w:r w:rsidR="003F1C38">
        <w:t>Work Involvement</w:t>
      </w:r>
      <w:r>
        <w:t>(s) used for approval routing.</w:t>
      </w:r>
    </w:p>
    <w:tbl>
      <w:tblPr>
        <w:tblStyle w:val="TableGrid"/>
        <w:tblW w:w="0" w:type="auto"/>
        <w:tblLook w:val="04A0" w:firstRow="1" w:lastRow="0" w:firstColumn="1" w:lastColumn="0" w:noHBand="0" w:noVBand="1"/>
      </w:tblPr>
      <w:tblGrid>
        <w:gridCol w:w="1679"/>
        <w:gridCol w:w="4738"/>
        <w:gridCol w:w="2599"/>
      </w:tblGrid>
      <w:tr w:rsidR="00E275F5" w14:paraId="2DA24752" w14:textId="77777777" w:rsidTr="00EE7544">
        <w:trPr>
          <w:cnfStyle w:val="100000000000" w:firstRow="1" w:lastRow="0" w:firstColumn="0" w:lastColumn="0" w:oddVBand="0" w:evenVBand="0" w:oddHBand="0" w:evenHBand="0" w:firstRowFirstColumn="0" w:firstRowLastColumn="0" w:lastRowFirstColumn="0" w:lastRowLastColumn="0"/>
        </w:trPr>
        <w:tc>
          <w:tcPr>
            <w:tcW w:w="0" w:type="auto"/>
          </w:tcPr>
          <w:p w14:paraId="200B2671" w14:textId="77777777" w:rsidR="00E275F5" w:rsidRDefault="007E1C67">
            <w:r>
              <w:t>NOP Category</w:t>
            </w:r>
          </w:p>
        </w:tc>
        <w:tc>
          <w:tcPr>
            <w:tcW w:w="0" w:type="auto"/>
          </w:tcPr>
          <w:p w14:paraId="66CE8834" w14:textId="77777777" w:rsidR="00E275F5" w:rsidRDefault="007E1C67">
            <w:r>
              <w:t>Description</w:t>
            </w:r>
          </w:p>
        </w:tc>
        <w:tc>
          <w:tcPr>
            <w:tcW w:w="0" w:type="auto"/>
          </w:tcPr>
          <w:p w14:paraId="1C4C13DA" w14:textId="77777777" w:rsidR="00E275F5" w:rsidRDefault="007E1C67">
            <w:r>
              <w:t>Maximum Permit Duration</w:t>
            </w:r>
          </w:p>
        </w:tc>
      </w:tr>
      <w:tr w:rsidR="00E275F5" w14:paraId="6929E63C" w14:textId="77777777" w:rsidTr="00EE7544">
        <w:tc>
          <w:tcPr>
            <w:tcW w:w="0" w:type="auto"/>
          </w:tcPr>
          <w:p w14:paraId="4596E650" w14:textId="77777777" w:rsidR="00E275F5" w:rsidRDefault="007E1C67">
            <w:r>
              <w:t>BAU Maintenance</w:t>
            </w:r>
          </w:p>
        </w:tc>
        <w:tc>
          <w:tcPr>
            <w:tcW w:w="0" w:type="auto"/>
          </w:tcPr>
          <w:p w14:paraId="490E5684" w14:textId="77777777" w:rsidR="00E275F5" w:rsidRDefault="007E1C67">
            <w:r>
              <w:t>Routine, recurring maintenance activities forming part of standard facility management operations</w:t>
            </w:r>
          </w:p>
        </w:tc>
        <w:tc>
          <w:tcPr>
            <w:tcW w:w="0" w:type="auto"/>
          </w:tcPr>
          <w:p w14:paraId="4619DC6C" w14:textId="15700D80" w:rsidR="00E275F5" w:rsidRDefault="007E1C67">
            <w:r>
              <w:t>3</w:t>
            </w:r>
            <w:r w:rsidR="00784E8B">
              <w:t xml:space="preserve"> </w:t>
            </w:r>
            <w:r>
              <w:t>-</w:t>
            </w:r>
            <w:r w:rsidR="00784E8B">
              <w:t xml:space="preserve"> </w:t>
            </w:r>
            <w:r>
              <w:t>6 months</w:t>
            </w:r>
          </w:p>
        </w:tc>
      </w:tr>
      <w:tr w:rsidR="00E275F5" w14:paraId="30A97526" w14:textId="77777777" w:rsidTr="00EE7544">
        <w:tc>
          <w:tcPr>
            <w:tcW w:w="0" w:type="auto"/>
          </w:tcPr>
          <w:p w14:paraId="0772852F" w14:textId="77777777" w:rsidR="00E275F5" w:rsidRDefault="007E1C67">
            <w:r>
              <w:t>Ad-hoc Work</w:t>
            </w:r>
          </w:p>
        </w:tc>
        <w:tc>
          <w:tcPr>
            <w:tcW w:w="0" w:type="auto"/>
          </w:tcPr>
          <w:p w14:paraId="4F6C1971" w14:textId="77777777" w:rsidR="00E275F5" w:rsidRDefault="007E1C67">
            <w:r>
              <w:t>Non-routine, one-off works outside a formally scoped project</w:t>
            </w:r>
          </w:p>
        </w:tc>
        <w:tc>
          <w:tcPr>
            <w:tcW w:w="0" w:type="auto"/>
          </w:tcPr>
          <w:p w14:paraId="0118D4D4" w14:textId="75F095C3" w:rsidR="00E275F5" w:rsidRDefault="007E1C67">
            <w:r>
              <w:t>3</w:t>
            </w:r>
            <w:r w:rsidR="00784E8B">
              <w:t xml:space="preserve"> </w:t>
            </w:r>
            <w:r>
              <w:t>-</w:t>
            </w:r>
            <w:r w:rsidR="00784E8B">
              <w:t xml:space="preserve"> </w:t>
            </w:r>
            <w:r>
              <w:t>6 months</w:t>
            </w:r>
          </w:p>
        </w:tc>
      </w:tr>
      <w:tr w:rsidR="00E275F5" w14:paraId="4033FF6D" w14:textId="77777777" w:rsidTr="00EE7544">
        <w:tc>
          <w:tcPr>
            <w:tcW w:w="0" w:type="auto"/>
          </w:tcPr>
          <w:p w14:paraId="70000C1E" w14:textId="77777777" w:rsidR="00E275F5" w:rsidRDefault="007E1C67">
            <w:r>
              <w:t>Project Work</w:t>
            </w:r>
          </w:p>
        </w:tc>
        <w:tc>
          <w:tcPr>
            <w:tcW w:w="0" w:type="auto"/>
          </w:tcPr>
          <w:p w14:paraId="4CDDD405" w14:textId="77777777" w:rsidR="00E275F5" w:rsidRDefault="007E1C67">
            <w:r>
              <w:t>Works forming part of a formally scoped and contracted project</w:t>
            </w:r>
          </w:p>
        </w:tc>
        <w:tc>
          <w:tcPr>
            <w:tcW w:w="0" w:type="auto"/>
          </w:tcPr>
          <w:p w14:paraId="751BA273" w14:textId="77777777" w:rsidR="00E275F5" w:rsidRDefault="007E1C67">
            <w:r>
              <w:t>Up to 3 years, aligned with the contract period</w:t>
            </w:r>
          </w:p>
        </w:tc>
      </w:tr>
    </w:tbl>
    <w:p w14:paraId="0B3B2931" w14:textId="4654BE7B" w:rsidR="00376FC3" w:rsidRDefault="00376FC3">
      <w:pPr>
        <w:spacing w:before="0" w:after="160" w:line="278" w:lineRule="auto"/>
        <w:rPr>
          <w:rFonts w:eastAsiaTheme="majorEastAsia" w:cstheme="majorBidi"/>
          <w:b/>
          <w:bCs/>
          <w:color w:val="0F4761" w:themeColor="accent1" w:themeShade="BF"/>
          <w:sz w:val="32"/>
          <w:szCs w:val="28"/>
        </w:rPr>
      </w:pPr>
    </w:p>
    <w:p w14:paraId="27978737" w14:textId="77777777" w:rsidR="00844DEE" w:rsidRDefault="00844DEE">
      <w:pPr>
        <w:spacing w:before="0" w:after="160" w:line="278" w:lineRule="auto"/>
        <w:rPr>
          <w:rFonts w:eastAsiaTheme="majorEastAsia" w:cstheme="majorBidi"/>
          <w:b/>
          <w:bCs/>
          <w:color w:val="0F4761" w:themeColor="accent1" w:themeShade="BF"/>
          <w:sz w:val="32"/>
          <w:szCs w:val="28"/>
        </w:rPr>
      </w:pPr>
      <w:r>
        <w:br w:type="page"/>
      </w:r>
    </w:p>
    <w:p w14:paraId="266D5777" w14:textId="0F7571B3" w:rsidR="0035770D" w:rsidRDefault="000F6343" w:rsidP="00B3554F">
      <w:pPr>
        <w:pStyle w:val="Heading1"/>
        <w:pBdr>
          <w:bottom w:val="single" w:sz="4" w:space="1" w:color="auto"/>
        </w:pBdr>
      </w:pPr>
      <w:bookmarkStart w:id="35" w:name="_Toc235466333"/>
      <w:r>
        <w:lastRenderedPageBreak/>
        <w:t>Application Submission</w:t>
      </w:r>
      <w:bookmarkEnd w:id="35"/>
    </w:p>
    <w:p w14:paraId="4BC133BE" w14:textId="77777777" w:rsidR="0035770D" w:rsidRDefault="000F6343">
      <w:pPr>
        <w:pStyle w:val="Heading2"/>
      </w:pPr>
      <w:bookmarkStart w:id="36" w:name="_Toc235466334"/>
      <w:r>
        <w:t>Access to NOP Application</w:t>
      </w:r>
      <w:bookmarkEnd w:id="36"/>
    </w:p>
    <w:p w14:paraId="65C02F51" w14:textId="69A114B2" w:rsidR="0024615D" w:rsidRDefault="000F6343" w:rsidP="007E1C67">
      <w:pPr>
        <w:pStyle w:val="ListParagraph"/>
        <w:numPr>
          <w:ilvl w:val="0"/>
          <w:numId w:val="4"/>
        </w:numPr>
      </w:pPr>
      <w:del w:id="37" w:author="Shin Feng WONG" w:date="2026-09-07T09:42:00Z" w16du:dateUtc="2026-09-07T01:42:00Z">
        <w:r w:rsidDel="00712FC9">
          <w:delText>Applicants, including SDC staff, term contractors,</w:delText>
        </w:r>
        <w:r w:rsidR="00844DEE" w:rsidDel="00712FC9">
          <w:delText xml:space="preserve"> </w:delText>
        </w:r>
        <w:r w:rsidDel="00712FC9">
          <w:delText>external contractors and tenants, shall have an authenticated CMS account before creating or submitting an NOP application.</w:delText>
        </w:r>
      </w:del>
      <w:ins w:id="38" w:author="Shin Feng WONG" w:date="2026-09-07T09:42:00Z" w16du:dateUtc="2026-09-07T01:42:00Z">
        <w:r w:rsidR="00712FC9">
          <w:t>Applicants require an authenticated user account to create or submit an NOP application</w:t>
        </w:r>
      </w:ins>
    </w:p>
    <w:p w14:paraId="18E43176" w14:textId="3A2E8E72" w:rsidR="0024615D" w:rsidRDefault="000F6343" w:rsidP="007E1C67">
      <w:pPr>
        <w:pStyle w:val="ListParagraph"/>
        <w:numPr>
          <w:ilvl w:val="0"/>
          <w:numId w:val="4"/>
        </w:numPr>
      </w:pPr>
      <w:r>
        <w:t>Applicants use their own accounts to create and submit NOP applications and to view their current and past application details, statuses and approval progress</w:t>
      </w:r>
      <w:del w:id="39" w:author="Shin Feng WONG" w:date="2026-09-07T09:43:00Z" w16du:dateUtc="2026-09-07T01:43:00Z">
        <w:r w:rsidDel="00B87781">
          <w:delText xml:space="preserve"> through an authorised CMS interface</w:delText>
        </w:r>
      </w:del>
      <w:r>
        <w:t>.</w:t>
      </w:r>
    </w:p>
    <w:p w14:paraId="054A3916" w14:textId="77777777" w:rsidR="0024615D" w:rsidRDefault="000F6343" w:rsidP="007E1C67">
      <w:pPr>
        <w:pStyle w:val="ListParagraph"/>
        <w:numPr>
          <w:ilvl w:val="0"/>
          <w:numId w:val="4"/>
        </w:numPr>
      </w:pPr>
      <w:commentRangeStart w:id="40"/>
      <w:commentRangeStart w:id="41"/>
      <w:r w:rsidRPr="00000515">
        <w:rPr>
          <w:highlight w:val="yellow"/>
        </w:rPr>
        <w:t>Contractor accounts</w:t>
      </w:r>
      <w:r>
        <w:t xml:space="preserve"> </w:t>
      </w:r>
      <w:commentRangeEnd w:id="40"/>
      <w:r w:rsidR="004A7AD3">
        <w:rPr>
          <w:rStyle w:val="CommentReference"/>
          <w:sz w:val="22"/>
          <w:szCs w:val="24"/>
        </w:rPr>
        <w:commentReference w:id="40"/>
      </w:r>
      <w:commentRangeEnd w:id="41"/>
      <w:r w:rsidR="004E167C">
        <w:rPr>
          <w:rStyle w:val="CommentReference"/>
          <w:sz w:val="22"/>
          <w:szCs w:val="24"/>
        </w:rPr>
        <w:commentReference w:id="41"/>
      </w:r>
      <w:r>
        <w:t>shall be restricted to the NOP module and the functions required for NOP application submission and tracking, unless the account is assigned other authorised CMS roles.</w:t>
      </w:r>
    </w:p>
    <w:p w14:paraId="5C454407" w14:textId="69809EA6" w:rsidR="00761230" w:rsidDel="001C389B" w:rsidRDefault="00104A45" w:rsidP="00A33DA3">
      <w:pPr>
        <w:pStyle w:val="ListParagraph"/>
        <w:numPr>
          <w:ilvl w:val="0"/>
          <w:numId w:val="4"/>
        </w:numPr>
        <w:rPr>
          <w:del w:id="42" w:author="Shin Feng WONG" w:date="2026-09-07T09:43:00Z" w16du:dateUtc="2026-09-07T01:43:00Z"/>
        </w:rPr>
      </w:pPr>
      <w:del w:id="43" w:author="Shin Feng WONG" w:date="2026-09-07T09:43:00Z" w16du:dateUtc="2026-09-07T01:43:00Z">
        <w:r w:rsidDel="001C389B">
          <w:delText>SDC Staff and eligible term contractors shall access the NOP module through the CMS</w:delText>
        </w:r>
        <w:r w:rsidR="00A33DA3" w:rsidDel="001C389B">
          <w:delText>.</w:delText>
        </w:r>
      </w:del>
    </w:p>
    <w:p w14:paraId="6BE97139" w14:textId="479D5AF6" w:rsidR="00B61E38" w:rsidRDefault="00B61E38" w:rsidP="007E1C67">
      <w:pPr>
        <w:pStyle w:val="ListParagraph"/>
        <w:numPr>
          <w:ilvl w:val="0"/>
          <w:numId w:val="4"/>
        </w:numPr>
      </w:pPr>
      <w:r>
        <w:t>The applicant shall nominate an SDC Sponsor, or Liaison Officer, for the NOP application, and include their details as part of the application.</w:t>
      </w:r>
    </w:p>
    <w:p w14:paraId="2A3BA4AE" w14:textId="77777777" w:rsidR="00E275F5" w:rsidRDefault="007E1C67">
      <w:pPr>
        <w:pStyle w:val="Heading2"/>
      </w:pPr>
      <w:bookmarkStart w:id="44" w:name="_Toc235466335"/>
      <w:r>
        <w:t>NOP Application Form Fields</w:t>
      </w:r>
      <w:bookmarkEnd w:id="44"/>
    </w:p>
    <w:p w14:paraId="4C3D21E9" w14:textId="77777777" w:rsidR="00E275F5" w:rsidRDefault="007E1C67">
      <w:pPr>
        <w:pStyle w:val="Heading3"/>
      </w:pPr>
      <w:bookmarkStart w:id="45" w:name="_Toc235466336"/>
      <w:r>
        <w:t>NOP Applicability and Scope</w:t>
      </w:r>
      <w:bookmarkEnd w:id="45"/>
    </w:p>
    <w:tbl>
      <w:tblPr>
        <w:tblStyle w:val="TableGrid"/>
        <w:tblW w:w="0" w:type="auto"/>
        <w:tblLook w:val="04A0" w:firstRow="1" w:lastRow="0" w:firstColumn="1" w:lastColumn="0" w:noHBand="0" w:noVBand="1"/>
      </w:tblPr>
      <w:tblGrid>
        <w:gridCol w:w="1833"/>
        <w:gridCol w:w="1738"/>
        <w:gridCol w:w="1329"/>
        <w:gridCol w:w="4116"/>
      </w:tblGrid>
      <w:tr w:rsidR="00E275F5" w14:paraId="692931E5" w14:textId="77777777" w:rsidTr="00570A96">
        <w:trPr>
          <w:cnfStyle w:val="100000000000" w:firstRow="1" w:lastRow="0" w:firstColumn="0" w:lastColumn="0" w:oddVBand="0" w:evenVBand="0" w:oddHBand="0" w:evenHBand="0" w:firstRowFirstColumn="0" w:firstRowLastColumn="0" w:lastRowFirstColumn="0" w:lastRowLastColumn="0"/>
        </w:trPr>
        <w:tc>
          <w:tcPr>
            <w:tcW w:w="0" w:type="auto"/>
          </w:tcPr>
          <w:p w14:paraId="604AD184" w14:textId="77777777" w:rsidR="00E275F5" w:rsidRDefault="007E1C67">
            <w:r>
              <w:t>Field</w:t>
            </w:r>
          </w:p>
        </w:tc>
        <w:tc>
          <w:tcPr>
            <w:tcW w:w="0" w:type="auto"/>
          </w:tcPr>
          <w:p w14:paraId="3154A80B" w14:textId="77777777" w:rsidR="00E275F5" w:rsidRDefault="007E1C67">
            <w:r>
              <w:t>Type</w:t>
            </w:r>
          </w:p>
        </w:tc>
        <w:tc>
          <w:tcPr>
            <w:tcW w:w="0" w:type="auto"/>
          </w:tcPr>
          <w:p w14:paraId="17BF87D7" w14:textId="77777777" w:rsidR="00E275F5" w:rsidRDefault="007E1C67">
            <w:r>
              <w:t>Mandatory</w:t>
            </w:r>
          </w:p>
        </w:tc>
        <w:tc>
          <w:tcPr>
            <w:tcW w:w="0" w:type="auto"/>
          </w:tcPr>
          <w:p w14:paraId="29CAEE6A" w14:textId="77777777" w:rsidR="00E275F5" w:rsidRDefault="007E1C67">
            <w:r>
              <w:t>Notes</w:t>
            </w:r>
          </w:p>
        </w:tc>
      </w:tr>
      <w:tr w:rsidR="00E275F5" w14:paraId="06D7C5DB" w14:textId="77777777" w:rsidTr="00570A96">
        <w:tc>
          <w:tcPr>
            <w:tcW w:w="0" w:type="auto"/>
          </w:tcPr>
          <w:p w14:paraId="6C6C12C7" w14:textId="0D5990BC" w:rsidR="00E275F5" w:rsidRDefault="003F1C38">
            <w:r>
              <w:t>Work Involvement</w:t>
            </w:r>
            <w:r w:rsidR="007E1C67">
              <w:t>(s)</w:t>
            </w:r>
          </w:p>
        </w:tc>
        <w:tc>
          <w:tcPr>
            <w:tcW w:w="0" w:type="auto"/>
          </w:tcPr>
          <w:p w14:paraId="09194E6A" w14:textId="77777777" w:rsidR="00E275F5" w:rsidRDefault="007E1C67">
            <w:r>
              <w:t>Multi-select checkboxes</w:t>
            </w:r>
          </w:p>
        </w:tc>
        <w:tc>
          <w:tcPr>
            <w:tcW w:w="0" w:type="auto"/>
          </w:tcPr>
          <w:p w14:paraId="2AE1DE33" w14:textId="77777777" w:rsidR="00E275F5" w:rsidRDefault="007E1C67">
            <w:r>
              <w:t>Yes</w:t>
            </w:r>
          </w:p>
        </w:tc>
        <w:tc>
          <w:tcPr>
            <w:tcW w:w="0" w:type="auto"/>
          </w:tcPr>
          <w:p w14:paraId="36160C04" w14:textId="342D2B36" w:rsidR="00E275F5" w:rsidRDefault="00E0159F">
            <w:r>
              <w:t>A</w:t>
            </w:r>
            <w:r w:rsidR="007E1C67">
              <w:t xml:space="preserve">pplicant shall select applicable NOP-triggering work scopes from the </w:t>
            </w:r>
            <w:r w:rsidR="00A031F4">
              <w:t xml:space="preserve">NOP Work Involvement </w:t>
            </w:r>
            <w:r w:rsidR="007E1C67">
              <w:t>checklist</w:t>
            </w:r>
          </w:p>
        </w:tc>
      </w:tr>
      <w:tr w:rsidR="00E275F5" w14:paraId="7D070339" w14:textId="77777777" w:rsidTr="00570A96">
        <w:tc>
          <w:tcPr>
            <w:tcW w:w="0" w:type="auto"/>
          </w:tcPr>
          <w:p w14:paraId="1ECE1237" w14:textId="77777777" w:rsidR="00E275F5" w:rsidRDefault="007E1C67">
            <w:r>
              <w:t>Other Work Details</w:t>
            </w:r>
          </w:p>
        </w:tc>
        <w:tc>
          <w:tcPr>
            <w:tcW w:w="0" w:type="auto"/>
          </w:tcPr>
          <w:p w14:paraId="629D8F89" w14:textId="77777777" w:rsidR="00E275F5" w:rsidRDefault="007E1C67">
            <w:r>
              <w:t>Free text</w:t>
            </w:r>
          </w:p>
        </w:tc>
        <w:tc>
          <w:tcPr>
            <w:tcW w:w="0" w:type="auto"/>
          </w:tcPr>
          <w:p w14:paraId="51986684" w14:textId="77777777" w:rsidR="00E275F5" w:rsidRDefault="007E1C67">
            <w:r>
              <w:t>Conditional</w:t>
            </w:r>
          </w:p>
        </w:tc>
        <w:tc>
          <w:tcPr>
            <w:tcW w:w="0" w:type="auto"/>
          </w:tcPr>
          <w:p w14:paraId="5EA1B76F" w14:textId="7A32BC20" w:rsidR="00E275F5" w:rsidRDefault="007E1C67">
            <w:r>
              <w:t xml:space="preserve">Required when Others is selected under </w:t>
            </w:r>
            <w:r w:rsidR="00E0159F">
              <w:t>Work Involvement</w:t>
            </w:r>
          </w:p>
        </w:tc>
      </w:tr>
    </w:tbl>
    <w:p w14:paraId="7C67E655" w14:textId="044D3B5A" w:rsidR="000D2657" w:rsidRDefault="000D2657">
      <w:pPr>
        <w:pStyle w:val="Heading3"/>
      </w:pPr>
      <w:bookmarkStart w:id="46" w:name="_Toc235466337"/>
      <w:r>
        <w:t xml:space="preserve">NOP Work </w:t>
      </w:r>
      <w:r w:rsidR="00E1121C">
        <w:rPr>
          <w:rFonts w:hint="eastAsia"/>
        </w:rPr>
        <w:t>Involvement</w:t>
      </w:r>
      <w:bookmarkEnd w:id="46"/>
    </w:p>
    <w:tbl>
      <w:tblPr>
        <w:tblStyle w:val="TableGrid"/>
        <w:tblW w:w="0" w:type="auto"/>
        <w:tblLook w:val="04A0" w:firstRow="1" w:lastRow="0" w:firstColumn="1" w:lastColumn="0" w:noHBand="0" w:noVBand="1"/>
      </w:tblPr>
      <w:tblGrid>
        <w:gridCol w:w="6155"/>
        <w:gridCol w:w="2861"/>
      </w:tblGrid>
      <w:tr w:rsidR="000D2657" w14:paraId="22868277" w14:textId="77777777" w:rsidTr="00570A96">
        <w:trPr>
          <w:cnfStyle w:val="100000000000" w:firstRow="1" w:lastRow="0" w:firstColumn="0" w:lastColumn="0" w:oddVBand="0" w:evenVBand="0" w:oddHBand="0" w:evenHBand="0" w:firstRowFirstColumn="0" w:firstRowLastColumn="0" w:lastRowFirstColumn="0" w:lastRowLastColumn="0"/>
        </w:trPr>
        <w:tc>
          <w:tcPr>
            <w:tcW w:w="0" w:type="auto"/>
          </w:tcPr>
          <w:p w14:paraId="62CC792B" w14:textId="016C34AE" w:rsidR="000D2657" w:rsidRDefault="003F1C38">
            <w:r>
              <w:t>Work Involvement</w:t>
            </w:r>
          </w:p>
        </w:tc>
        <w:tc>
          <w:tcPr>
            <w:tcW w:w="0" w:type="auto"/>
          </w:tcPr>
          <w:p w14:paraId="5951646D" w14:textId="77777777" w:rsidR="000D2657" w:rsidRDefault="000D2657">
            <w:r>
              <w:t>Validation / Notes</w:t>
            </w:r>
          </w:p>
        </w:tc>
      </w:tr>
      <w:tr w:rsidR="000D2657" w14:paraId="03ED3A28" w14:textId="77777777" w:rsidTr="00570A96">
        <w:tc>
          <w:tcPr>
            <w:tcW w:w="0" w:type="auto"/>
          </w:tcPr>
          <w:p w14:paraId="1D47D30B" w14:textId="77777777" w:rsidR="000D2657" w:rsidRDefault="000D2657">
            <w:r>
              <w:t>Works within 6 metres of the Sentosa Express Track protection zone</w:t>
            </w:r>
          </w:p>
        </w:tc>
        <w:tc>
          <w:tcPr>
            <w:tcW w:w="0" w:type="auto"/>
          </w:tcPr>
          <w:p w14:paraId="67780F3B" w14:textId="77777777" w:rsidR="000D2657" w:rsidRDefault="000D2657"/>
        </w:tc>
      </w:tr>
      <w:tr w:rsidR="000D2657" w14:paraId="1EE31C2D" w14:textId="77777777" w:rsidTr="00570A96">
        <w:tc>
          <w:tcPr>
            <w:tcW w:w="0" w:type="auto"/>
          </w:tcPr>
          <w:p w14:paraId="3EDCBD57" w14:textId="77777777" w:rsidR="000D2657" w:rsidRDefault="000D2657">
            <w:r>
              <w:t>Works within 7.5 metres of the Sentosa Intra Island Cableway protection zone</w:t>
            </w:r>
          </w:p>
        </w:tc>
        <w:tc>
          <w:tcPr>
            <w:tcW w:w="0" w:type="auto"/>
          </w:tcPr>
          <w:p w14:paraId="35587DE9" w14:textId="77777777" w:rsidR="000D2657" w:rsidRDefault="000D2657"/>
        </w:tc>
      </w:tr>
      <w:tr w:rsidR="000D2657" w14:paraId="3F7DA02F" w14:textId="77777777" w:rsidTr="00570A96">
        <w:tc>
          <w:tcPr>
            <w:tcW w:w="0" w:type="auto"/>
          </w:tcPr>
          <w:p w14:paraId="09BCBD99" w14:textId="77777777" w:rsidR="000D2657" w:rsidRDefault="000D2657">
            <w:r>
              <w:t>Works requiring more than 1 hour at a single SDC-managed location, excluding Island Partner premises, Sentosa Golf Club and Sentosa Cove</w:t>
            </w:r>
          </w:p>
        </w:tc>
        <w:tc>
          <w:tcPr>
            <w:tcW w:w="0" w:type="auto"/>
          </w:tcPr>
          <w:p w14:paraId="28C2427E" w14:textId="77777777" w:rsidR="000D2657" w:rsidRDefault="000D2657"/>
        </w:tc>
      </w:tr>
      <w:tr w:rsidR="000D2657" w14:paraId="26A9D5AD" w14:textId="77777777" w:rsidTr="00570A96">
        <w:tc>
          <w:tcPr>
            <w:tcW w:w="0" w:type="auto"/>
          </w:tcPr>
          <w:p w14:paraId="5176FEB2" w14:textId="77777777" w:rsidR="000D2657" w:rsidRDefault="000D2657">
            <w:r>
              <w:t>Works requiring partial or full closure of a lane or road on Sentosa, including Sentosa Gateway</w:t>
            </w:r>
          </w:p>
        </w:tc>
        <w:tc>
          <w:tcPr>
            <w:tcW w:w="0" w:type="auto"/>
          </w:tcPr>
          <w:p w14:paraId="5D15C16A" w14:textId="58615922" w:rsidR="000D2657" w:rsidRDefault="000D2657">
            <w:r>
              <w:t>Traffic Management Plan becomes mandatory</w:t>
            </w:r>
          </w:p>
        </w:tc>
      </w:tr>
      <w:tr w:rsidR="000D2657" w14:paraId="780BA866" w14:textId="77777777" w:rsidTr="00570A96">
        <w:tc>
          <w:tcPr>
            <w:tcW w:w="0" w:type="auto"/>
          </w:tcPr>
          <w:p w14:paraId="5C772357" w14:textId="77777777" w:rsidR="000D2657" w:rsidRDefault="000D2657">
            <w:r>
              <w:t>Works involving a change in land level exceeding 1.5 metres</w:t>
            </w:r>
          </w:p>
        </w:tc>
        <w:tc>
          <w:tcPr>
            <w:tcW w:w="0" w:type="auto"/>
          </w:tcPr>
          <w:p w14:paraId="6193A41C" w14:textId="77777777" w:rsidR="000D2657" w:rsidRDefault="000D2657"/>
        </w:tc>
      </w:tr>
      <w:tr w:rsidR="000D2657" w14:paraId="3B4B8A2F" w14:textId="77777777" w:rsidTr="00570A96">
        <w:tc>
          <w:tcPr>
            <w:tcW w:w="0" w:type="auto"/>
          </w:tcPr>
          <w:p w14:paraId="72485646" w14:textId="77777777" w:rsidR="000D2657" w:rsidRDefault="000D2657">
            <w:r>
              <w:lastRenderedPageBreak/>
              <w:t>Vegetation removal or earthworks covering more than 2,000 square metres</w:t>
            </w:r>
          </w:p>
        </w:tc>
        <w:tc>
          <w:tcPr>
            <w:tcW w:w="0" w:type="auto"/>
          </w:tcPr>
          <w:p w14:paraId="5C22BA22" w14:textId="77777777" w:rsidR="000D2657" w:rsidRDefault="000D2657"/>
        </w:tc>
      </w:tr>
      <w:tr w:rsidR="000D2657" w14:paraId="462928C7" w14:textId="77777777" w:rsidTr="00570A96">
        <w:tc>
          <w:tcPr>
            <w:tcW w:w="0" w:type="auto"/>
          </w:tcPr>
          <w:p w14:paraId="5C011320" w14:textId="77777777" w:rsidR="000D2657" w:rsidRDefault="000D2657">
            <w:commentRangeStart w:id="47"/>
            <w:commentRangeStart w:id="48"/>
            <w:commentRangeStart w:id="49"/>
            <w:r>
              <w:t>Removal of trees with a girth exceeding 1 metre</w:t>
            </w:r>
            <w:commentRangeEnd w:id="47"/>
            <w:r w:rsidR="004A7AD3">
              <w:rPr>
                <w:rStyle w:val="CommentReference"/>
                <w:sz w:val="22"/>
                <w:szCs w:val="24"/>
              </w:rPr>
              <w:commentReference w:id="47"/>
            </w:r>
            <w:commentRangeEnd w:id="48"/>
            <w:r w:rsidR="005E53F7">
              <w:rPr>
                <w:rStyle w:val="CommentReference"/>
                <w:sz w:val="22"/>
                <w:szCs w:val="24"/>
              </w:rPr>
              <w:commentReference w:id="48"/>
            </w:r>
            <w:commentRangeEnd w:id="49"/>
            <w:r w:rsidR="00F07D51">
              <w:rPr>
                <w:rStyle w:val="CommentReference"/>
                <w:sz w:val="22"/>
                <w:szCs w:val="24"/>
              </w:rPr>
              <w:commentReference w:id="49"/>
            </w:r>
          </w:p>
        </w:tc>
        <w:tc>
          <w:tcPr>
            <w:tcW w:w="0" w:type="auto"/>
          </w:tcPr>
          <w:p w14:paraId="30479B9A" w14:textId="77777777" w:rsidR="000D2657" w:rsidRDefault="000D2657"/>
        </w:tc>
      </w:tr>
      <w:tr w:rsidR="00177C9D" w14:paraId="54152ADC" w14:textId="77777777" w:rsidTr="00570A96">
        <w:tc>
          <w:tcPr>
            <w:tcW w:w="0" w:type="auto"/>
          </w:tcPr>
          <w:p w14:paraId="7337DD96" w14:textId="526E0B0E" w:rsidR="00177C9D" w:rsidRDefault="00177C9D">
            <w:r>
              <w:t>High-Risk Work, Equipment and Vehicles</w:t>
            </w:r>
          </w:p>
        </w:tc>
        <w:tc>
          <w:tcPr>
            <w:tcW w:w="0" w:type="auto"/>
          </w:tcPr>
          <w:p w14:paraId="413CC9C4" w14:textId="35CDCD9D" w:rsidR="00177C9D" w:rsidRDefault="00177C9D"/>
        </w:tc>
      </w:tr>
      <w:tr w:rsidR="00267D91" w14:paraId="769AE476" w14:textId="77777777" w:rsidTr="00570A96">
        <w:tc>
          <w:tcPr>
            <w:tcW w:w="0" w:type="auto"/>
          </w:tcPr>
          <w:p w14:paraId="4154A137" w14:textId="62AB052E" w:rsidR="00267D91" w:rsidRDefault="00267D91">
            <w:r>
              <w:t>Confined Space Work</w:t>
            </w:r>
          </w:p>
        </w:tc>
        <w:tc>
          <w:tcPr>
            <w:tcW w:w="0" w:type="auto"/>
          </w:tcPr>
          <w:p w14:paraId="66B987C8" w14:textId="77777777" w:rsidR="00267D91" w:rsidRDefault="00267D91"/>
        </w:tc>
      </w:tr>
      <w:tr w:rsidR="00177C9D" w14:paraId="08236711" w14:textId="77777777" w:rsidTr="00570A96">
        <w:tc>
          <w:tcPr>
            <w:tcW w:w="0" w:type="auto"/>
          </w:tcPr>
          <w:p w14:paraId="0413D6C8" w14:textId="77777777" w:rsidR="00177C9D" w:rsidRDefault="00177C9D">
            <w:r>
              <w:t>Working at Height Above 30 Metres</w:t>
            </w:r>
          </w:p>
        </w:tc>
        <w:tc>
          <w:tcPr>
            <w:tcW w:w="0" w:type="auto"/>
          </w:tcPr>
          <w:p w14:paraId="728EF047" w14:textId="28A25760" w:rsidR="00177C9D" w:rsidRDefault="00AC481E">
            <w:r>
              <w:t>Scaffolding Involved becomes mandatory</w:t>
            </w:r>
          </w:p>
        </w:tc>
      </w:tr>
      <w:tr w:rsidR="00177C9D" w14:paraId="1287505D" w14:textId="77777777" w:rsidTr="00570A96">
        <w:tc>
          <w:tcPr>
            <w:tcW w:w="0" w:type="auto"/>
          </w:tcPr>
          <w:p w14:paraId="1D4ABAC5" w14:textId="77777777" w:rsidR="00177C9D" w:rsidRDefault="00177C9D">
            <w:r>
              <w:t>Temporary Works Along the Seafront</w:t>
            </w:r>
          </w:p>
        </w:tc>
        <w:tc>
          <w:tcPr>
            <w:tcW w:w="0" w:type="auto"/>
          </w:tcPr>
          <w:p w14:paraId="5135A853" w14:textId="2365B73B" w:rsidR="00177C9D" w:rsidRDefault="0003196B">
            <w:r>
              <w:t>PE-Endorsed Lateral-Load Calculations mandatory</w:t>
            </w:r>
          </w:p>
        </w:tc>
      </w:tr>
      <w:tr w:rsidR="00486993" w14:paraId="6C22C9BD" w14:textId="77777777" w:rsidTr="00486993">
        <w:trPr>
          <w:trHeight w:val="1041"/>
        </w:trPr>
        <w:tc>
          <w:tcPr>
            <w:tcW w:w="0" w:type="auto"/>
          </w:tcPr>
          <w:p w14:paraId="02362F3F" w14:textId="77777777" w:rsidR="00486993" w:rsidRDefault="00486993">
            <w:r>
              <w:t>Excavation Work</w:t>
            </w:r>
          </w:p>
        </w:tc>
        <w:tc>
          <w:tcPr>
            <w:tcW w:w="0" w:type="auto"/>
          </w:tcPr>
          <w:p w14:paraId="27131D8F" w14:textId="4A8CC769" w:rsidR="00F4743B" w:rsidRDefault="00AC481E" w:rsidP="002411AA">
            <w:r>
              <w:t>Excavation Depth</w:t>
            </w:r>
            <w:r w:rsidR="00D77ECD">
              <w:t xml:space="preserve"> input</w:t>
            </w:r>
            <w:r>
              <w:t xml:space="preserve"> mandatory</w:t>
            </w:r>
          </w:p>
        </w:tc>
      </w:tr>
      <w:tr w:rsidR="00177C9D" w14:paraId="23ECDAAE" w14:textId="77777777" w:rsidTr="00570A96">
        <w:tc>
          <w:tcPr>
            <w:tcW w:w="0" w:type="auto"/>
          </w:tcPr>
          <w:p w14:paraId="13781707" w14:textId="77777777" w:rsidR="00177C9D" w:rsidRDefault="00177C9D">
            <w:r>
              <w:t>Retaining Wall Work</w:t>
            </w:r>
          </w:p>
        </w:tc>
        <w:tc>
          <w:tcPr>
            <w:tcW w:w="0" w:type="auto"/>
          </w:tcPr>
          <w:p w14:paraId="0DA23C38" w14:textId="6380D9D7" w:rsidR="00177C9D" w:rsidRDefault="00177C9D"/>
        </w:tc>
      </w:tr>
      <w:tr w:rsidR="000D2657" w14:paraId="018BCD64" w14:textId="77777777" w:rsidTr="00570A96">
        <w:tc>
          <w:tcPr>
            <w:tcW w:w="0" w:type="auto"/>
          </w:tcPr>
          <w:p w14:paraId="340E3F39" w14:textId="77777777" w:rsidR="000D2657" w:rsidRDefault="000D2657">
            <w:r>
              <w:t>Others</w:t>
            </w:r>
          </w:p>
        </w:tc>
        <w:tc>
          <w:tcPr>
            <w:tcW w:w="0" w:type="auto"/>
          </w:tcPr>
          <w:p w14:paraId="219C3AE3" w14:textId="77777777" w:rsidR="000D2657" w:rsidRDefault="000D2657"/>
        </w:tc>
      </w:tr>
    </w:tbl>
    <w:p w14:paraId="61939F82" w14:textId="028113F0" w:rsidR="00EB5F07" w:rsidRPr="00EB5F07" w:rsidRDefault="007E1C67" w:rsidP="00FE51A8">
      <w:pPr>
        <w:pStyle w:val="Heading3"/>
      </w:pPr>
      <w:bookmarkStart w:id="50" w:name="_Toc235466338"/>
      <w:r>
        <w:t>Applicant and Liaison Officer Details</w:t>
      </w:r>
      <w:bookmarkEnd w:id="50"/>
    </w:p>
    <w:tbl>
      <w:tblPr>
        <w:tblStyle w:val="TableGrid"/>
        <w:tblW w:w="0" w:type="auto"/>
        <w:tblLook w:val="04A0" w:firstRow="1" w:lastRow="0" w:firstColumn="1" w:lastColumn="0" w:noHBand="0" w:noVBand="1"/>
      </w:tblPr>
      <w:tblGrid>
        <w:gridCol w:w="1706"/>
        <w:gridCol w:w="1283"/>
        <w:gridCol w:w="1329"/>
        <w:gridCol w:w="4698"/>
      </w:tblGrid>
      <w:tr w:rsidR="00E275F5" w14:paraId="127B8009" w14:textId="77777777" w:rsidTr="00677EDB">
        <w:trPr>
          <w:cnfStyle w:val="100000000000" w:firstRow="1" w:lastRow="0" w:firstColumn="0" w:lastColumn="0" w:oddVBand="0" w:evenVBand="0" w:oddHBand="0" w:evenHBand="0" w:firstRowFirstColumn="0" w:firstRowLastColumn="0" w:lastRowFirstColumn="0" w:lastRowLastColumn="0"/>
          <w:cantSplit/>
        </w:trPr>
        <w:tc>
          <w:tcPr>
            <w:tcW w:w="0" w:type="auto"/>
          </w:tcPr>
          <w:p w14:paraId="672EC31D" w14:textId="77777777" w:rsidR="00E275F5" w:rsidRDefault="007E1C67">
            <w:r>
              <w:t>Field</w:t>
            </w:r>
          </w:p>
        </w:tc>
        <w:tc>
          <w:tcPr>
            <w:tcW w:w="0" w:type="auto"/>
          </w:tcPr>
          <w:p w14:paraId="08000CC1" w14:textId="77777777" w:rsidR="00E275F5" w:rsidRDefault="007E1C67">
            <w:r>
              <w:t>Type</w:t>
            </w:r>
          </w:p>
        </w:tc>
        <w:tc>
          <w:tcPr>
            <w:tcW w:w="0" w:type="auto"/>
          </w:tcPr>
          <w:p w14:paraId="04F5EABC" w14:textId="77777777" w:rsidR="00E275F5" w:rsidRDefault="007E1C67">
            <w:r>
              <w:t>Mandatory</w:t>
            </w:r>
          </w:p>
        </w:tc>
        <w:tc>
          <w:tcPr>
            <w:tcW w:w="0" w:type="auto"/>
          </w:tcPr>
          <w:p w14:paraId="693ADEA0" w14:textId="77777777" w:rsidR="00E275F5" w:rsidRDefault="007E1C67">
            <w:r>
              <w:t>Notes</w:t>
            </w:r>
          </w:p>
        </w:tc>
      </w:tr>
      <w:tr w:rsidR="00E275F5" w14:paraId="2C7A6E19" w14:textId="77777777" w:rsidTr="00570A96">
        <w:tc>
          <w:tcPr>
            <w:tcW w:w="0" w:type="auto"/>
          </w:tcPr>
          <w:p w14:paraId="26EB9FEE" w14:textId="77777777" w:rsidR="00E275F5" w:rsidRDefault="007E1C67">
            <w:r>
              <w:t>Applicant Name</w:t>
            </w:r>
          </w:p>
        </w:tc>
        <w:tc>
          <w:tcPr>
            <w:tcW w:w="0" w:type="auto"/>
          </w:tcPr>
          <w:p w14:paraId="38632BF4" w14:textId="77777777" w:rsidR="00E275F5" w:rsidRDefault="007E1C67">
            <w:r>
              <w:t>Account-derived</w:t>
            </w:r>
          </w:p>
        </w:tc>
        <w:tc>
          <w:tcPr>
            <w:tcW w:w="0" w:type="auto"/>
          </w:tcPr>
          <w:p w14:paraId="4F99F5D9" w14:textId="77777777" w:rsidR="00E275F5" w:rsidRDefault="007E1C67">
            <w:r>
              <w:t>Yes</w:t>
            </w:r>
          </w:p>
        </w:tc>
        <w:tc>
          <w:tcPr>
            <w:tcW w:w="0" w:type="auto"/>
          </w:tcPr>
          <w:p w14:paraId="6079673D" w14:textId="57421FD7" w:rsidR="00E275F5" w:rsidRDefault="007E1C67">
            <w:r>
              <w:t xml:space="preserve">Populated from the </w:t>
            </w:r>
            <w:ins w:id="51" w:author="Shin Feng WONG" w:date="2026-09-07T09:44:00Z" w16du:dateUtc="2026-09-07T01:44:00Z">
              <w:r w:rsidR="00A3588C">
                <w:t xml:space="preserve">Applicant’s </w:t>
              </w:r>
            </w:ins>
            <w:r>
              <w:t>authenticated</w:t>
            </w:r>
            <w:ins w:id="52" w:author="Shin Feng WONG" w:date="2026-09-07T09:44:00Z" w16du:dateUtc="2026-09-07T01:44:00Z">
              <w:r w:rsidR="00A3588C">
                <w:t xml:space="preserve"> user</w:t>
              </w:r>
            </w:ins>
            <w:del w:id="53" w:author="Shin Feng WONG" w:date="2026-09-07T09:44:00Z" w16du:dateUtc="2026-09-07T01:44:00Z">
              <w:r w:rsidDel="00A3588C">
                <w:delText xml:space="preserve"> CMS</w:delText>
              </w:r>
            </w:del>
            <w:r>
              <w:t xml:space="preserve"> account.</w:t>
            </w:r>
          </w:p>
        </w:tc>
      </w:tr>
      <w:tr w:rsidR="00E275F5" w14:paraId="773B5988" w14:textId="77777777" w:rsidTr="00570A96">
        <w:tc>
          <w:tcPr>
            <w:tcW w:w="0" w:type="auto"/>
          </w:tcPr>
          <w:p w14:paraId="6FDE6DE0" w14:textId="77777777" w:rsidR="00E275F5" w:rsidRDefault="007E1C67">
            <w:r>
              <w:t>Company</w:t>
            </w:r>
          </w:p>
        </w:tc>
        <w:tc>
          <w:tcPr>
            <w:tcW w:w="0" w:type="auto"/>
          </w:tcPr>
          <w:p w14:paraId="432A1E70" w14:textId="77777777" w:rsidR="00E275F5" w:rsidRDefault="007E1C67">
            <w:r>
              <w:t>Account-derived</w:t>
            </w:r>
          </w:p>
        </w:tc>
        <w:tc>
          <w:tcPr>
            <w:tcW w:w="0" w:type="auto"/>
          </w:tcPr>
          <w:p w14:paraId="41DE9677" w14:textId="77777777" w:rsidR="00E275F5" w:rsidRDefault="007E1C67">
            <w:r>
              <w:t>Yes</w:t>
            </w:r>
          </w:p>
        </w:tc>
        <w:tc>
          <w:tcPr>
            <w:tcW w:w="0" w:type="auto"/>
          </w:tcPr>
          <w:p w14:paraId="007549D1" w14:textId="5AA059C5" w:rsidR="005B0592" w:rsidRDefault="007E1C67">
            <w:r>
              <w:t xml:space="preserve">Registered company associated with the applicant's </w:t>
            </w:r>
            <w:ins w:id="54" w:author="Shin Feng WONG" w:date="2026-09-07T09:45:00Z" w16du:dateUtc="2026-09-07T01:45:00Z">
              <w:r w:rsidR="007E0C51">
                <w:t>user</w:t>
              </w:r>
            </w:ins>
            <w:del w:id="55" w:author="Shin Feng WONG" w:date="2026-09-07T09:45:00Z" w16du:dateUtc="2026-09-07T01:45:00Z">
              <w:r w:rsidDel="007E0C51">
                <w:delText>CMS</w:delText>
              </w:r>
            </w:del>
            <w:r>
              <w:t xml:space="preserve"> account</w:t>
            </w:r>
          </w:p>
          <w:p w14:paraId="133F1CAA" w14:textId="12C73CD4" w:rsidR="00E275F5" w:rsidRDefault="005B0592">
            <w:r>
              <w:t>Auto-populated as part of account creation for application</w:t>
            </w:r>
          </w:p>
        </w:tc>
      </w:tr>
      <w:tr w:rsidR="00E275F5" w14:paraId="5FCF4DA8" w14:textId="77777777" w:rsidTr="00570A96">
        <w:tc>
          <w:tcPr>
            <w:tcW w:w="0" w:type="auto"/>
          </w:tcPr>
          <w:p w14:paraId="3AE6A3F4" w14:textId="77777777" w:rsidR="00E275F5" w:rsidRDefault="007E1C67">
            <w:r>
              <w:t>Mobile</w:t>
            </w:r>
          </w:p>
        </w:tc>
        <w:tc>
          <w:tcPr>
            <w:tcW w:w="0" w:type="auto"/>
          </w:tcPr>
          <w:p w14:paraId="3D2C90B2" w14:textId="77777777" w:rsidR="00E275F5" w:rsidRDefault="007E1C67">
            <w:r>
              <w:t>Account-derived</w:t>
            </w:r>
          </w:p>
        </w:tc>
        <w:tc>
          <w:tcPr>
            <w:tcW w:w="0" w:type="auto"/>
          </w:tcPr>
          <w:p w14:paraId="71B7DA52" w14:textId="77777777" w:rsidR="00E275F5" w:rsidRDefault="007E1C67">
            <w:r>
              <w:t>Yes</w:t>
            </w:r>
          </w:p>
        </w:tc>
        <w:tc>
          <w:tcPr>
            <w:tcW w:w="0" w:type="auto"/>
          </w:tcPr>
          <w:p w14:paraId="353F7DF1" w14:textId="3E799327" w:rsidR="00E275F5" w:rsidRDefault="005B0592">
            <w:r>
              <w:t>Auto-populated as part of account creation for application</w:t>
            </w:r>
          </w:p>
        </w:tc>
      </w:tr>
      <w:tr w:rsidR="00E275F5" w14:paraId="0F3C4AFA" w14:textId="77777777" w:rsidTr="00570A96">
        <w:tc>
          <w:tcPr>
            <w:tcW w:w="0" w:type="auto"/>
          </w:tcPr>
          <w:p w14:paraId="2EE30E55" w14:textId="77777777" w:rsidR="00E275F5" w:rsidRDefault="007E1C67">
            <w:r>
              <w:t>Email</w:t>
            </w:r>
          </w:p>
        </w:tc>
        <w:tc>
          <w:tcPr>
            <w:tcW w:w="0" w:type="auto"/>
          </w:tcPr>
          <w:p w14:paraId="57A9A6B9" w14:textId="77777777" w:rsidR="00E275F5" w:rsidRDefault="007E1C67">
            <w:r>
              <w:t>Account-derived</w:t>
            </w:r>
          </w:p>
        </w:tc>
        <w:tc>
          <w:tcPr>
            <w:tcW w:w="0" w:type="auto"/>
          </w:tcPr>
          <w:p w14:paraId="226DEADD" w14:textId="77777777" w:rsidR="00E275F5" w:rsidRDefault="007E1C67">
            <w:r>
              <w:t>Yes</w:t>
            </w:r>
          </w:p>
        </w:tc>
        <w:tc>
          <w:tcPr>
            <w:tcW w:w="0" w:type="auto"/>
          </w:tcPr>
          <w:p w14:paraId="6DD7EA16" w14:textId="34F97619" w:rsidR="00E275F5" w:rsidRDefault="005B0592">
            <w:r>
              <w:t>Auto-populated as part of account creation for application</w:t>
            </w:r>
          </w:p>
        </w:tc>
      </w:tr>
      <w:tr w:rsidR="00E275F5" w14:paraId="706BD450" w14:textId="77777777" w:rsidTr="00570A96">
        <w:tc>
          <w:tcPr>
            <w:tcW w:w="0" w:type="auto"/>
          </w:tcPr>
          <w:p w14:paraId="17150B66" w14:textId="77777777" w:rsidR="00E275F5" w:rsidRDefault="007E1C67">
            <w:commentRangeStart w:id="56"/>
            <w:commentRangeStart w:id="57"/>
            <w:commentRangeStart w:id="58"/>
            <w:commentRangeStart w:id="59"/>
            <w:commentRangeStart w:id="60"/>
            <w:r w:rsidRPr="00000515">
              <w:rPr>
                <w:highlight w:val="yellow"/>
              </w:rPr>
              <w:lastRenderedPageBreak/>
              <w:t>SDC Sponsor / Liaison Officer</w:t>
            </w:r>
            <w:commentRangeEnd w:id="56"/>
            <w:r w:rsidR="005E1C7A">
              <w:rPr>
                <w:rStyle w:val="CommentReference"/>
                <w:sz w:val="22"/>
                <w:szCs w:val="24"/>
              </w:rPr>
              <w:commentReference w:id="56"/>
            </w:r>
            <w:commentRangeEnd w:id="57"/>
            <w:r w:rsidR="00661EA4">
              <w:rPr>
                <w:rStyle w:val="CommentReference"/>
                <w:sz w:val="22"/>
                <w:szCs w:val="24"/>
              </w:rPr>
              <w:commentReference w:id="57"/>
            </w:r>
            <w:commentRangeEnd w:id="58"/>
            <w:r w:rsidR="00F07D51">
              <w:rPr>
                <w:rStyle w:val="CommentReference"/>
                <w:sz w:val="22"/>
                <w:szCs w:val="24"/>
              </w:rPr>
              <w:commentReference w:id="58"/>
            </w:r>
            <w:commentRangeEnd w:id="59"/>
            <w:r w:rsidR="00964EE0">
              <w:rPr>
                <w:rStyle w:val="CommentReference"/>
                <w:sz w:val="22"/>
                <w:szCs w:val="24"/>
              </w:rPr>
              <w:commentReference w:id="59"/>
            </w:r>
            <w:commentRangeEnd w:id="60"/>
            <w:r w:rsidR="00010935">
              <w:rPr>
                <w:rStyle w:val="CommentReference"/>
                <w:sz w:val="22"/>
                <w:szCs w:val="24"/>
              </w:rPr>
              <w:commentReference w:id="60"/>
            </w:r>
          </w:p>
        </w:tc>
        <w:tc>
          <w:tcPr>
            <w:tcW w:w="0" w:type="auto"/>
          </w:tcPr>
          <w:p w14:paraId="1D6312D6" w14:textId="77777777" w:rsidR="00E275F5" w:rsidRDefault="007E1C67">
            <w:r>
              <w:t>Staff lookup</w:t>
            </w:r>
          </w:p>
        </w:tc>
        <w:tc>
          <w:tcPr>
            <w:tcW w:w="0" w:type="auto"/>
          </w:tcPr>
          <w:p w14:paraId="7CD659DB" w14:textId="77777777" w:rsidR="00E275F5" w:rsidRDefault="007E1C67">
            <w:r>
              <w:t>Yes</w:t>
            </w:r>
          </w:p>
        </w:tc>
        <w:tc>
          <w:tcPr>
            <w:tcW w:w="0" w:type="auto"/>
          </w:tcPr>
          <w:p w14:paraId="3F7A4B49" w14:textId="77777777" w:rsidR="00E275F5" w:rsidRDefault="00154F2E">
            <w:pPr>
              <w:rPr>
                <w:ins w:id="61" w:author="Shin Feng WONG" w:date="2026-09-07T09:45:00Z" w16du:dateUtc="2026-09-07T01:45:00Z"/>
              </w:rPr>
            </w:pPr>
            <w:r>
              <w:t>Email</w:t>
            </w:r>
            <w:r w:rsidR="004F5095">
              <w:t xml:space="preserve"> and/or other identification (department/agency) </w:t>
            </w:r>
            <w:r>
              <w:t xml:space="preserve">to be displayed to better distinguish </w:t>
            </w:r>
            <w:r w:rsidR="004F5095">
              <w:t>users with same name</w:t>
            </w:r>
          </w:p>
          <w:p w14:paraId="464216A7" w14:textId="071FE987" w:rsidR="007E0C51" w:rsidRDefault="007E0C51">
            <w:ins w:id="62" w:author="Shin Feng WONG" w:date="2026-09-07T09:45:00Z" w16du:dateUtc="2026-09-07T01:45:00Z">
              <w:r>
                <w:t>Applicant cannot select themselves as the Liaison Officer for the same NOP</w:t>
              </w:r>
            </w:ins>
          </w:p>
        </w:tc>
      </w:tr>
      <w:tr w:rsidR="00E275F5" w14:paraId="6587EA60" w14:textId="77777777" w:rsidTr="00570A96">
        <w:tc>
          <w:tcPr>
            <w:tcW w:w="0" w:type="auto"/>
          </w:tcPr>
          <w:p w14:paraId="73BD047C" w14:textId="0FA59D3E" w:rsidR="00E275F5" w:rsidRDefault="000D2657">
            <w:r>
              <w:t xml:space="preserve">SDC Sponsor </w:t>
            </w:r>
            <w:r w:rsidR="007E1C67">
              <w:t>Email</w:t>
            </w:r>
          </w:p>
        </w:tc>
        <w:tc>
          <w:tcPr>
            <w:tcW w:w="0" w:type="auto"/>
          </w:tcPr>
          <w:p w14:paraId="3561F9F7" w14:textId="77777777" w:rsidR="00E275F5" w:rsidRPr="00000515" w:rsidRDefault="007E1C67">
            <w:pPr>
              <w:rPr>
                <w:highlight w:val="yellow"/>
              </w:rPr>
            </w:pPr>
            <w:r w:rsidRPr="00000515">
              <w:rPr>
                <w:highlight w:val="yellow"/>
              </w:rPr>
              <w:t>System-derived</w:t>
            </w:r>
          </w:p>
        </w:tc>
        <w:tc>
          <w:tcPr>
            <w:tcW w:w="0" w:type="auto"/>
          </w:tcPr>
          <w:p w14:paraId="0ABF4862" w14:textId="77777777" w:rsidR="00E275F5" w:rsidRDefault="007E1C67">
            <w:r>
              <w:t>Yes</w:t>
            </w:r>
          </w:p>
        </w:tc>
        <w:tc>
          <w:tcPr>
            <w:tcW w:w="0" w:type="auto"/>
          </w:tcPr>
          <w:p w14:paraId="67488E4C" w14:textId="5A2A7260" w:rsidR="00E275F5" w:rsidRDefault="00541846">
            <w:r>
              <w:t>P</w:t>
            </w:r>
            <w:r w:rsidR="002E17C1">
              <w:t>opulated</w:t>
            </w:r>
            <w:r w:rsidR="008920F6">
              <w:t xml:space="preserve"> from selected Sponsor / Liaison Officer’s NOP user account</w:t>
            </w:r>
            <w:r w:rsidR="001B1D38">
              <w:t>. N</w:t>
            </w:r>
            <w:r w:rsidR="008920F6">
              <w:t>ot editable by the applicant</w:t>
            </w:r>
          </w:p>
        </w:tc>
      </w:tr>
      <w:tr w:rsidR="00E275F5" w14:paraId="10C923D8" w14:textId="77777777" w:rsidTr="00570A96">
        <w:tc>
          <w:tcPr>
            <w:tcW w:w="0" w:type="auto"/>
          </w:tcPr>
          <w:p w14:paraId="2A374CE1" w14:textId="77777777" w:rsidR="00E275F5" w:rsidRDefault="007E1C67">
            <w:commentRangeStart w:id="63"/>
            <w:commentRangeStart w:id="64"/>
            <w:r>
              <w:t>LO Mobile</w:t>
            </w:r>
            <w:commentRangeEnd w:id="63"/>
            <w:r w:rsidR="005E1C7A">
              <w:rPr>
                <w:rStyle w:val="CommentReference"/>
                <w:sz w:val="22"/>
                <w:szCs w:val="24"/>
              </w:rPr>
              <w:commentReference w:id="63"/>
            </w:r>
            <w:commentRangeEnd w:id="64"/>
            <w:r w:rsidR="008503FC">
              <w:rPr>
                <w:rStyle w:val="CommentReference"/>
                <w:sz w:val="22"/>
                <w:szCs w:val="24"/>
              </w:rPr>
              <w:commentReference w:id="64"/>
            </w:r>
          </w:p>
        </w:tc>
        <w:tc>
          <w:tcPr>
            <w:tcW w:w="0" w:type="auto"/>
          </w:tcPr>
          <w:p w14:paraId="268D0BB6" w14:textId="77777777" w:rsidR="00E275F5" w:rsidRPr="00000515" w:rsidRDefault="007E1C67">
            <w:pPr>
              <w:rPr>
                <w:highlight w:val="yellow"/>
              </w:rPr>
            </w:pPr>
            <w:commentRangeStart w:id="65"/>
            <w:r w:rsidRPr="00000515">
              <w:rPr>
                <w:highlight w:val="yellow"/>
              </w:rPr>
              <w:t>System-derived</w:t>
            </w:r>
            <w:commentRangeEnd w:id="65"/>
            <w:r w:rsidR="005E1C7A" w:rsidRPr="00000515">
              <w:rPr>
                <w:rStyle w:val="CommentReference"/>
                <w:sz w:val="22"/>
                <w:szCs w:val="24"/>
                <w:highlight w:val="yellow"/>
              </w:rPr>
              <w:commentReference w:id="65"/>
            </w:r>
          </w:p>
        </w:tc>
        <w:tc>
          <w:tcPr>
            <w:tcW w:w="0" w:type="auto"/>
          </w:tcPr>
          <w:p w14:paraId="0C0712E5" w14:textId="77777777" w:rsidR="00E275F5" w:rsidRDefault="007E1C67">
            <w:r>
              <w:t>Yes</w:t>
            </w:r>
          </w:p>
        </w:tc>
        <w:tc>
          <w:tcPr>
            <w:tcW w:w="0" w:type="auto"/>
          </w:tcPr>
          <w:p w14:paraId="066CA380" w14:textId="0D63981D" w:rsidR="00E275F5" w:rsidRDefault="001B1D38">
            <w:r>
              <w:t>Populated from selected Sponsor / Liaison Officer’s NOP user account. Not editable by the applicant</w:t>
            </w:r>
          </w:p>
        </w:tc>
      </w:tr>
    </w:tbl>
    <w:p w14:paraId="4E23C389" w14:textId="51387FA8" w:rsidR="00FE51A8" w:rsidRDefault="00D731E2" w:rsidP="00FE51A8">
      <w:pPr>
        <w:pStyle w:val="Heading4"/>
      </w:pPr>
      <w:bookmarkStart w:id="66" w:name="_Toc235466339"/>
      <w:r>
        <w:t xml:space="preserve">SDC Sponsor / </w:t>
      </w:r>
      <w:r w:rsidR="00FE51A8">
        <w:t>Liaison Officer Validation</w:t>
      </w:r>
    </w:p>
    <w:p w14:paraId="7BCCE11D" w14:textId="779EFC7D" w:rsidR="001B1D38" w:rsidRDefault="001B1D38" w:rsidP="001B1D38">
      <w:pPr>
        <w:pStyle w:val="ListParagraph"/>
        <w:numPr>
          <w:ilvl w:val="0"/>
          <w:numId w:val="65"/>
        </w:numPr>
      </w:pPr>
      <w:r>
        <w:t>The Sponsor / Liaison Officer lookup in the NOP application shall validate against active NOP user accounts assigned the SDC Sponsor / Liaison Officer role</w:t>
      </w:r>
    </w:p>
    <w:p w14:paraId="13091DFE" w14:textId="34C16F05" w:rsidR="0039589D" w:rsidRDefault="0039589D" w:rsidP="001B1D38">
      <w:pPr>
        <w:pStyle w:val="ListParagraph"/>
        <w:numPr>
          <w:ilvl w:val="0"/>
          <w:numId w:val="65"/>
        </w:numPr>
      </w:pPr>
      <w:r>
        <w:t>The lookup will not query WOG AD directly.</w:t>
      </w:r>
    </w:p>
    <w:p w14:paraId="4848209E" w14:textId="2B300A06" w:rsidR="00FE51A8" w:rsidRDefault="00FE51A8" w:rsidP="00FE51A8">
      <w:pPr>
        <w:pStyle w:val="ListParagraph"/>
        <w:numPr>
          <w:ilvl w:val="0"/>
          <w:numId w:val="65"/>
        </w:numPr>
      </w:pPr>
      <w:r>
        <w:t>System shall prevent submission unless application selects an active NOP user account assigned the SDC Sponsor / Liaison Officer role.</w:t>
      </w:r>
    </w:p>
    <w:p w14:paraId="446673AD" w14:textId="1C06B485" w:rsidR="00FE51A8" w:rsidRDefault="00FE51A8" w:rsidP="00FE51A8">
      <w:pPr>
        <w:pStyle w:val="ListParagraph"/>
        <w:numPr>
          <w:ilvl w:val="0"/>
          <w:numId w:val="65"/>
        </w:numPr>
      </w:pPr>
      <w:r>
        <w:t>If no matching Sponsor / Liaison Officer account is found, the system shall inform the applicant that a valid account must be selected before submission.</w:t>
      </w:r>
    </w:p>
    <w:p w14:paraId="0F70CDBE" w14:textId="093EAC58" w:rsidR="00E275F5" w:rsidRDefault="007E1C67">
      <w:pPr>
        <w:pStyle w:val="Heading3"/>
      </w:pPr>
      <w:r>
        <w:t>Emergency Contact Details</w:t>
      </w:r>
      <w:bookmarkEnd w:id="66"/>
    </w:p>
    <w:tbl>
      <w:tblPr>
        <w:tblStyle w:val="TableGrid"/>
        <w:tblW w:w="0" w:type="auto"/>
        <w:tblLook w:val="04A0" w:firstRow="1" w:lastRow="0" w:firstColumn="1" w:lastColumn="0" w:noHBand="0" w:noVBand="1"/>
      </w:tblPr>
      <w:tblGrid>
        <w:gridCol w:w="2263"/>
        <w:gridCol w:w="1258"/>
        <w:gridCol w:w="1329"/>
        <w:gridCol w:w="4166"/>
      </w:tblGrid>
      <w:tr w:rsidR="00E275F5" w14:paraId="0AADB8D2" w14:textId="77777777" w:rsidTr="000A34B3">
        <w:trPr>
          <w:cnfStyle w:val="100000000000" w:firstRow="1" w:lastRow="0" w:firstColumn="0" w:lastColumn="0" w:oddVBand="0" w:evenVBand="0" w:oddHBand="0" w:evenHBand="0" w:firstRowFirstColumn="0" w:firstRowLastColumn="0" w:lastRowFirstColumn="0" w:lastRowLastColumn="0"/>
        </w:trPr>
        <w:tc>
          <w:tcPr>
            <w:tcW w:w="2263" w:type="dxa"/>
          </w:tcPr>
          <w:p w14:paraId="7591B54E" w14:textId="77777777" w:rsidR="00E275F5" w:rsidRDefault="007E1C67">
            <w:r>
              <w:t>Field</w:t>
            </w:r>
          </w:p>
        </w:tc>
        <w:tc>
          <w:tcPr>
            <w:tcW w:w="1258" w:type="dxa"/>
          </w:tcPr>
          <w:p w14:paraId="71E575E2" w14:textId="77777777" w:rsidR="00E275F5" w:rsidRDefault="007E1C67">
            <w:r>
              <w:t>Type</w:t>
            </w:r>
          </w:p>
        </w:tc>
        <w:tc>
          <w:tcPr>
            <w:tcW w:w="1329" w:type="dxa"/>
          </w:tcPr>
          <w:p w14:paraId="0AE84562" w14:textId="77777777" w:rsidR="00E275F5" w:rsidRDefault="007E1C67">
            <w:r>
              <w:t>Mandatory</w:t>
            </w:r>
          </w:p>
        </w:tc>
        <w:tc>
          <w:tcPr>
            <w:tcW w:w="4166" w:type="dxa"/>
          </w:tcPr>
          <w:p w14:paraId="0BBA71D5" w14:textId="77777777" w:rsidR="00E275F5" w:rsidRDefault="007E1C67">
            <w:r>
              <w:t>Notes</w:t>
            </w:r>
          </w:p>
        </w:tc>
      </w:tr>
      <w:tr w:rsidR="00E275F5" w14:paraId="2150F970" w14:textId="77777777" w:rsidTr="000A34B3">
        <w:tc>
          <w:tcPr>
            <w:tcW w:w="2263" w:type="dxa"/>
          </w:tcPr>
          <w:p w14:paraId="45980BDB" w14:textId="77777777" w:rsidR="00E275F5" w:rsidRDefault="007E1C67">
            <w:r>
              <w:t>Emergency Contact Name #1</w:t>
            </w:r>
          </w:p>
        </w:tc>
        <w:tc>
          <w:tcPr>
            <w:tcW w:w="1258" w:type="dxa"/>
          </w:tcPr>
          <w:p w14:paraId="750BB9E8" w14:textId="77777777" w:rsidR="00E275F5" w:rsidRDefault="007E1C67">
            <w:r>
              <w:t>Text</w:t>
            </w:r>
          </w:p>
        </w:tc>
        <w:tc>
          <w:tcPr>
            <w:tcW w:w="1329" w:type="dxa"/>
          </w:tcPr>
          <w:p w14:paraId="5DE7E1F4" w14:textId="77777777" w:rsidR="00E275F5" w:rsidRDefault="007E1C67">
            <w:r>
              <w:t>Yes</w:t>
            </w:r>
          </w:p>
        </w:tc>
        <w:tc>
          <w:tcPr>
            <w:tcW w:w="4166" w:type="dxa"/>
          </w:tcPr>
          <w:p w14:paraId="23D44467" w14:textId="613A3F83" w:rsidR="00E275F5" w:rsidRDefault="00E275F5"/>
        </w:tc>
      </w:tr>
      <w:tr w:rsidR="00E275F5" w14:paraId="27CF8EE1" w14:textId="77777777" w:rsidTr="000A34B3">
        <w:tc>
          <w:tcPr>
            <w:tcW w:w="2263" w:type="dxa"/>
          </w:tcPr>
          <w:p w14:paraId="3A7E053F" w14:textId="77777777" w:rsidR="00E275F5" w:rsidRDefault="007E1C67">
            <w:r>
              <w:t>Emergency Contact Mobile #1</w:t>
            </w:r>
          </w:p>
        </w:tc>
        <w:tc>
          <w:tcPr>
            <w:tcW w:w="1258" w:type="dxa"/>
          </w:tcPr>
          <w:p w14:paraId="0F9C0746" w14:textId="77777777" w:rsidR="00E275F5" w:rsidRDefault="007E1C67">
            <w:r>
              <w:t>Text</w:t>
            </w:r>
          </w:p>
        </w:tc>
        <w:tc>
          <w:tcPr>
            <w:tcW w:w="1329" w:type="dxa"/>
          </w:tcPr>
          <w:p w14:paraId="6FCFC38C" w14:textId="77777777" w:rsidR="00E275F5" w:rsidRDefault="007E1C67">
            <w:r>
              <w:t>Yes</w:t>
            </w:r>
          </w:p>
        </w:tc>
        <w:tc>
          <w:tcPr>
            <w:tcW w:w="4166" w:type="dxa"/>
          </w:tcPr>
          <w:p w14:paraId="108DB7C4" w14:textId="12A373C9" w:rsidR="00E275F5" w:rsidRDefault="00E275F5"/>
        </w:tc>
      </w:tr>
      <w:tr w:rsidR="00E275F5" w14:paraId="25361598" w14:textId="77777777" w:rsidTr="000A34B3">
        <w:tc>
          <w:tcPr>
            <w:tcW w:w="2263" w:type="dxa"/>
          </w:tcPr>
          <w:p w14:paraId="60A91BD0" w14:textId="77777777" w:rsidR="00E275F5" w:rsidRDefault="007E1C67">
            <w:r>
              <w:t>Emergency Contact Name #2</w:t>
            </w:r>
          </w:p>
        </w:tc>
        <w:tc>
          <w:tcPr>
            <w:tcW w:w="1258" w:type="dxa"/>
          </w:tcPr>
          <w:p w14:paraId="529CDEBE" w14:textId="77777777" w:rsidR="00E275F5" w:rsidRDefault="007E1C67">
            <w:r>
              <w:t>Text</w:t>
            </w:r>
          </w:p>
        </w:tc>
        <w:tc>
          <w:tcPr>
            <w:tcW w:w="1329" w:type="dxa"/>
          </w:tcPr>
          <w:p w14:paraId="6719F33E" w14:textId="77777777" w:rsidR="00E275F5" w:rsidRDefault="007E1C67">
            <w:r>
              <w:t>No</w:t>
            </w:r>
          </w:p>
        </w:tc>
        <w:tc>
          <w:tcPr>
            <w:tcW w:w="4166" w:type="dxa"/>
          </w:tcPr>
          <w:p w14:paraId="699571A7" w14:textId="239DAEC7" w:rsidR="00E275F5" w:rsidRDefault="00E275F5"/>
        </w:tc>
      </w:tr>
      <w:tr w:rsidR="00E275F5" w14:paraId="28C62174" w14:textId="77777777" w:rsidTr="000A34B3">
        <w:tc>
          <w:tcPr>
            <w:tcW w:w="2263" w:type="dxa"/>
          </w:tcPr>
          <w:p w14:paraId="26E740B6" w14:textId="77777777" w:rsidR="00E275F5" w:rsidRDefault="007E1C67">
            <w:r>
              <w:t>Emergency Contact Mobile #2</w:t>
            </w:r>
          </w:p>
        </w:tc>
        <w:tc>
          <w:tcPr>
            <w:tcW w:w="1258" w:type="dxa"/>
          </w:tcPr>
          <w:p w14:paraId="10AA4D74" w14:textId="77777777" w:rsidR="00E275F5" w:rsidRDefault="007E1C67">
            <w:r>
              <w:t>Text</w:t>
            </w:r>
          </w:p>
        </w:tc>
        <w:tc>
          <w:tcPr>
            <w:tcW w:w="1329" w:type="dxa"/>
          </w:tcPr>
          <w:p w14:paraId="706A0B9E" w14:textId="77777777" w:rsidR="00E275F5" w:rsidRDefault="007E1C67">
            <w:r>
              <w:t>Conditional</w:t>
            </w:r>
          </w:p>
        </w:tc>
        <w:tc>
          <w:tcPr>
            <w:tcW w:w="4166" w:type="dxa"/>
          </w:tcPr>
          <w:p w14:paraId="2F4C9A3F" w14:textId="77777777" w:rsidR="00E275F5" w:rsidRDefault="007E1C67">
            <w:r>
              <w:t>Required when Emergency Contact Name #2 is entered.</w:t>
            </w:r>
          </w:p>
        </w:tc>
      </w:tr>
    </w:tbl>
    <w:p w14:paraId="53FE2C51" w14:textId="77777777" w:rsidR="00E275F5" w:rsidRDefault="007E1C67">
      <w:pPr>
        <w:pStyle w:val="Heading3"/>
      </w:pPr>
      <w:bookmarkStart w:id="67" w:name="_Toc235466340"/>
      <w:r>
        <w:lastRenderedPageBreak/>
        <w:t>Project and Work Schedule</w:t>
      </w:r>
      <w:bookmarkEnd w:id="67"/>
    </w:p>
    <w:tbl>
      <w:tblPr>
        <w:tblStyle w:val="TableGrid"/>
        <w:tblW w:w="0" w:type="auto"/>
        <w:tblLook w:val="04A0" w:firstRow="1" w:lastRow="0" w:firstColumn="1" w:lastColumn="0" w:noHBand="0" w:noVBand="1"/>
      </w:tblPr>
      <w:tblGrid>
        <w:gridCol w:w="1665"/>
        <w:gridCol w:w="1219"/>
        <w:gridCol w:w="1329"/>
        <w:gridCol w:w="4803"/>
      </w:tblGrid>
      <w:tr w:rsidR="00E275F5" w14:paraId="7BA6DE2F" w14:textId="77777777" w:rsidTr="00570A96">
        <w:trPr>
          <w:cnfStyle w:val="100000000000" w:firstRow="1" w:lastRow="0" w:firstColumn="0" w:lastColumn="0" w:oddVBand="0" w:evenVBand="0" w:oddHBand="0" w:evenHBand="0" w:firstRowFirstColumn="0" w:firstRowLastColumn="0" w:lastRowFirstColumn="0" w:lastRowLastColumn="0"/>
        </w:trPr>
        <w:tc>
          <w:tcPr>
            <w:tcW w:w="0" w:type="auto"/>
          </w:tcPr>
          <w:p w14:paraId="58F6FCB6" w14:textId="77777777" w:rsidR="00E275F5" w:rsidRDefault="007E1C67">
            <w:r>
              <w:t>Field</w:t>
            </w:r>
          </w:p>
        </w:tc>
        <w:tc>
          <w:tcPr>
            <w:tcW w:w="0" w:type="auto"/>
          </w:tcPr>
          <w:p w14:paraId="1649B16E" w14:textId="77777777" w:rsidR="00E275F5" w:rsidRDefault="007E1C67">
            <w:r>
              <w:t>Type</w:t>
            </w:r>
          </w:p>
        </w:tc>
        <w:tc>
          <w:tcPr>
            <w:tcW w:w="0" w:type="auto"/>
          </w:tcPr>
          <w:p w14:paraId="24287E3D" w14:textId="77777777" w:rsidR="00E275F5" w:rsidRDefault="007E1C67">
            <w:r>
              <w:t>Mandatory</w:t>
            </w:r>
          </w:p>
        </w:tc>
        <w:tc>
          <w:tcPr>
            <w:tcW w:w="0" w:type="auto"/>
          </w:tcPr>
          <w:p w14:paraId="407FA341" w14:textId="77777777" w:rsidR="00E275F5" w:rsidRDefault="007E1C67">
            <w:r>
              <w:t>Notes</w:t>
            </w:r>
          </w:p>
        </w:tc>
      </w:tr>
      <w:tr w:rsidR="00E275F5" w14:paraId="012128C1" w14:textId="77777777" w:rsidTr="00570A96">
        <w:tc>
          <w:tcPr>
            <w:tcW w:w="0" w:type="auto"/>
          </w:tcPr>
          <w:p w14:paraId="4BA6AEA7" w14:textId="77777777" w:rsidR="00E275F5" w:rsidRDefault="007E1C67">
            <w:r>
              <w:t>Project Title</w:t>
            </w:r>
          </w:p>
        </w:tc>
        <w:tc>
          <w:tcPr>
            <w:tcW w:w="0" w:type="auto"/>
          </w:tcPr>
          <w:p w14:paraId="548726FE" w14:textId="77777777" w:rsidR="00E275F5" w:rsidRDefault="007E1C67">
            <w:r>
              <w:t>Free text</w:t>
            </w:r>
          </w:p>
        </w:tc>
        <w:tc>
          <w:tcPr>
            <w:tcW w:w="0" w:type="auto"/>
          </w:tcPr>
          <w:p w14:paraId="5FEFAE72" w14:textId="079BC1DE" w:rsidR="00E275F5" w:rsidRDefault="000D2657">
            <w:r>
              <w:t>Yes</w:t>
            </w:r>
          </w:p>
        </w:tc>
        <w:tc>
          <w:tcPr>
            <w:tcW w:w="0" w:type="auto"/>
          </w:tcPr>
          <w:p w14:paraId="090432E5" w14:textId="77777777" w:rsidR="00E275F5" w:rsidRDefault="007E1C67">
            <w:r>
              <w:t>Title of the proposed works.</w:t>
            </w:r>
          </w:p>
        </w:tc>
      </w:tr>
      <w:tr w:rsidR="00E275F5" w14:paraId="6960CADD" w14:textId="77777777" w:rsidTr="00570A96">
        <w:tc>
          <w:tcPr>
            <w:tcW w:w="0" w:type="auto"/>
          </w:tcPr>
          <w:p w14:paraId="70251202" w14:textId="77777777" w:rsidR="00E275F5" w:rsidRDefault="007E1C67">
            <w:r>
              <w:t>Work Description</w:t>
            </w:r>
          </w:p>
        </w:tc>
        <w:tc>
          <w:tcPr>
            <w:tcW w:w="0" w:type="auto"/>
          </w:tcPr>
          <w:p w14:paraId="5930C2C6" w14:textId="77777777" w:rsidR="00E275F5" w:rsidRDefault="007E1C67">
            <w:r>
              <w:t>Free text</w:t>
            </w:r>
          </w:p>
        </w:tc>
        <w:tc>
          <w:tcPr>
            <w:tcW w:w="0" w:type="auto"/>
          </w:tcPr>
          <w:p w14:paraId="3EAD0876" w14:textId="1DDB7BFA" w:rsidR="00E275F5" w:rsidRDefault="00E275F5"/>
        </w:tc>
        <w:tc>
          <w:tcPr>
            <w:tcW w:w="0" w:type="auto"/>
          </w:tcPr>
          <w:p w14:paraId="0F2A6B3D" w14:textId="309E2D3D" w:rsidR="00E275F5" w:rsidRDefault="00E275F5"/>
        </w:tc>
      </w:tr>
      <w:tr w:rsidR="00E275F5" w14:paraId="53A94EA5" w14:textId="77777777" w:rsidTr="00570A96">
        <w:tc>
          <w:tcPr>
            <w:tcW w:w="0" w:type="auto"/>
          </w:tcPr>
          <w:p w14:paraId="415379F8" w14:textId="77777777" w:rsidR="00E275F5" w:rsidRDefault="007E1C67">
            <w:r>
              <w:t>NOP Category</w:t>
            </w:r>
          </w:p>
        </w:tc>
        <w:tc>
          <w:tcPr>
            <w:tcW w:w="0" w:type="auto"/>
          </w:tcPr>
          <w:p w14:paraId="3A7AF856" w14:textId="77777777" w:rsidR="00E275F5" w:rsidRDefault="007E1C67">
            <w:r>
              <w:t>Dropdown</w:t>
            </w:r>
          </w:p>
        </w:tc>
        <w:tc>
          <w:tcPr>
            <w:tcW w:w="0" w:type="auto"/>
          </w:tcPr>
          <w:p w14:paraId="1A95BB89" w14:textId="77777777" w:rsidR="00E275F5" w:rsidRDefault="007E1C67">
            <w:r>
              <w:t>Yes</w:t>
            </w:r>
          </w:p>
        </w:tc>
        <w:tc>
          <w:tcPr>
            <w:tcW w:w="0" w:type="auto"/>
          </w:tcPr>
          <w:p w14:paraId="7D482466" w14:textId="18A37693" w:rsidR="00E275F5" w:rsidRDefault="007E1C67">
            <w:r>
              <w:t>BAU Maintenance, Ad-hoc Work or Project Work</w:t>
            </w:r>
          </w:p>
        </w:tc>
      </w:tr>
      <w:tr w:rsidR="00E275F5" w14:paraId="309DAC39" w14:textId="77777777" w:rsidTr="00570A96">
        <w:tc>
          <w:tcPr>
            <w:tcW w:w="0" w:type="auto"/>
          </w:tcPr>
          <w:p w14:paraId="213AF7DF" w14:textId="77777777" w:rsidR="00E275F5" w:rsidRDefault="007E1C67">
            <w:commentRangeStart w:id="68"/>
            <w:commentRangeStart w:id="69"/>
            <w:r w:rsidRPr="00000515">
              <w:rPr>
                <w:highlight w:val="yellow"/>
              </w:rPr>
              <w:t>Validity Start Date</w:t>
            </w:r>
            <w:commentRangeEnd w:id="68"/>
            <w:r w:rsidR="008406E8">
              <w:rPr>
                <w:rStyle w:val="CommentReference"/>
                <w:sz w:val="22"/>
                <w:szCs w:val="24"/>
              </w:rPr>
              <w:commentReference w:id="68"/>
            </w:r>
            <w:commentRangeEnd w:id="69"/>
            <w:r w:rsidR="002C3136">
              <w:rPr>
                <w:rStyle w:val="CommentReference"/>
                <w:sz w:val="22"/>
                <w:szCs w:val="24"/>
              </w:rPr>
              <w:commentReference w:id="69"/>
            </w:r>
          </w:p>
        </w:tc>
        <w:tc>
          <w:tcPr>
            <w:tcW w:w="0" w:type="auto"/>
          </w:tcPr>
          <w:p w14:paraId="6E43D703" w14:textId="77777777" w:rsidR="00E275F5" w:rsidRDefault="007E1C67">
            <w:r>
              <w:t>Date</w:t>
            </w:r>
          </w:p>
        </w:tc>
        <w:tc>
          <w:tcPr>
            <w:tcW w:w="0" w:type="auto"/>
          </w:tcPr>
          <w:p w14:paraId="3B9C865A" w14:textId="77777777" w:rsidR="00E275F5" w:rsidRDefault="007E1C67">
            <w:r>
              <w:t>Yes</w:t>
            </w:r>
          </w:p>
        </w:tc>
        <w:tc>
          <w:tcPr>
            <w:tcW w:w="0" w:type="auto"/>
          </w:tcPr>
          <w:p w14:paraId="7EDAF2B3" w14:textId="558DF8F5" w:rsidR="00E275F5" w:rsidRDefault="00514D7C">
            <w:r>
              <w:t xml:space="preserve">Requested work start date. </w:t>
            </w:r>
            <w:r w:rsidR="0029451E">
              <w:t>Start dates fewer than 7 calendar days from submission shall be classified as Urgent</w:t>
            </w:r>
          </w:p>
        </w:tc>
      </w:tr>
      <w:tr w:rsidR="00E275F5" w14:paraId="1CC824DE" w14:textId="77777777" w:rsidTr="00570A96">
        <w:tc>
          <w:tcPr>
            <w:tcW w:w="0" w:type="auto"/>
          </w:tcPr>
          <w:p w14:paraId="2BE4CF77" w14:textId="77777777" w:rsidR="00E275F5" w:rsidRDefault="007E1C67">
            <w:r>
              <w:t>Validity End Date</w:t>
            </w:r>
          </w:p>
        </w:tc>
        <w:tc>
          <w:tcPr>
            <w:tcW w:w="0" w:type="auto"/>
          </w:tcPr>
          <w:p w14:paraId="03F7CA06" w14:textId="77777777" w:rsidR="00E275F5" w:rsidRDefault="007E1C67">
            <w:r>
              <w:t>Date</w:t>
            </w:r>
          </w:p>
        </w:tc>
        <w:tc>
          <w:tcPr>
            <w:tcW w:w="0" w:type="auto"/>
          </w:tcPr>
          <w:p w14:paraId="540DE7B9" w14:textId="77777777" w:rsidR="00E275F5" w:rsidRDefault="007E1C67">
            <w:r>
              <w:t>Yes</w:t>
            </w:r>
          </w:p>
        </w:tc>
        <w:tc>
          <w:tcPr>
            <w:tcW w:w="0" w:type="auto"/>
          </w:tcPr>
          <w:p w14:paraId="347F901B" w14:textId="77777777" w:rsidR="00E275F5" w:rsidRDefault="007E1C67">
            <w:r>
              <w:t>Validated against the maximum duration for the selected NOP category.</w:t>
            </w:r>
          </w:p>
        </w:tc>
      </w:tr>
      <w:tr w:rsidR="000D2657" w14:paraId="4D74FCB7" w14:textId="77777777" w:rsidTr="00570A96">
        <w:tc>
          <w:tcPr>
            <w:tcW w:w="0" w:type="auto"/>
          </w:tcPr>
          <w:p w14:paraId="453B0FF2" w14:textId="77777777" w:rsidR="000D2657" w:rsidRDefault="000D2657" w:rsidP="000D2657">
            <w:r>
              <w:t>Daily Work Start Time</w:t>
            </w:r>
          </w:p>
        </w:tc>
        <w:tc>
          <w:tcPr>
            <w:tcW w:w="0" w:type="auto"/>
          </w:tcPr>
          <w:p w14:paraId="05DF92B5" w14:textId="77777777" w:rsidR="000D2657" w:rsidRDefault="000D2657" w:rsidP="000D2657">
            <w:r>
              <w:t>Time</w:t>
            </w:r>
          </w:p>
        </w:tc>
        <w:tc>
          <w:tcPr>
            <w:tcW w:w="0" w:type="auto"/>
          </w:tcPr>
          <w:p w14:paraId="6D0BCA6C" w14:textId="49791681" w:rsidR="000D2657" w:rsidRDefault="000D2657" w:rsidP="000D2657">
            <w:r>
              <w:t>Yes</w:t>
            </w:r>
          </w:p>
        </w:tc>
        <w:tc>
          <w:tcPr>
            <w:tcW w:w="0" w:type="auto"/>
          </w:tcPr>
          <w:p w14:paraId="78617290" w14:textId="4A2DA1C6" w:rsidR="000D2657" w:rsidRDefault="000D2657" w:rsidP="000D2657"/>
        </w:tc>
      </w:tr>
      <w:tr w:rsidR="000D2657" w14:paraId="3C5716D3" w14:textId="77777777" w:rsidTr="00570A96">
        <w:tc>
          <w:tcPr>
            <w:tcW w:w="0" w:type="auto"/>
          </w:tcPr>
          <w:p w14:paraId="1C0FE2CE" w14:textId="77777777" w:rsidR="000D2657" w:rsidRDefault="000D2657" w:rsidP="000D2657">
            <w:r>
              <w:t>Daily Work End Time</w:t>
            </w:r>
          </w:p>
        </w:tc>
        <w:tc>
          <w:tcPr>
            <w:tcW w:w="0" w:type="auto"/>
          </w:tcPr>
          <w:p w14:paraId="287CC903" w14:textId="77777777" w:rsidR="000D2657" w:rsidRDefault="000D2657" w:rsidP="000D2657">
            <w:r>
              <w:t>Time</w:t>
            </w:r>
          </w:p>
        </w:tc>
        <w:tc>
          <w:tcPr>
            <w:tcW w:w="0" w:type="auto"/>
          </w:tcPr>
          <w:p w14:paraId="56383934" w14:textId="456124AF" w:rsidR="000D2657" w:rsidRDefault="000D2657" w:rsidP="000D2657">
            <w:r>
              <w:t>Yes</w:t>
            </w:r>
          </w:p>
        </w:tc>
        <w:tc>
          <w:tcPr>
            <w:tcW w:w="0" w:type="auto"/>
          </w:tcPr>
          <w:p w14:paraId="45F753CF" w14:textId="53A410EE" w:rsidR="000D2657" w:rsidRDefault="000D2657" w:rsidP="000D2657"/>
        </w:tc>
      </w:tr>
      <w:tr w:rsidR="00E275F5" w14:paraId="0EE8D933" w14:textId="77777777" w:rsidTr="00570A96">
        <w:tc>
          <w:tcPr>
            <w:tcW w:w="0" w:type="auto"/>
          </w:tcPr>
          <w:p w14:paraId="74136255" w14:textId="1F375271" w:rsidR="00E275F5" w:rsidRDefault="00690FC8">
            <w:r>
              <w:t xml:space="preserve">Working on </w:t>
            </w:r>
            <w:r w:rsidR="00BA53BF">
              <w:t>Blackout Dates</w:t>
            </w:r>
          </w:p>
        </w:tc>
        <w:tc>
          <w:tcPr>
            <w:tcW w:w="0" w:type="auto"/>
          </w:tcPr>
          <w:p w14:paraId="26B0543C" w14:textId="77777777" w:rsidR="00E275F5" w:rsidRDefault="007E1C67">
            <w:r>
              <w:t>Yes / No</w:t>
            </w:r>
          </w:p>
        </w:tc>
        <w:tc>
          <w:tcPr>
            <w:tcW w:w="0" w:type="auto"/>
          </w:tcPr>
          <w:p w14:paraId="559C574A" w14:textId="77777777" w:rsidR="00E275F5" w:rsidRDefault="007E1C67">
            <w:r>
              <w:t>Yes</w:t>
            </w:r>
          </w:p>
        </w:tc>
        <w:tc>
          <w:tcPr>
            <w:tcW w:w="0" w:type="auto"/>
          </w:tcPr>
          <w:p w14:paraId="69CD9563" w14:textId="17464554" w:rsidR="00E275F5" w:rsidRDefault="00233953">
            <w:del w:id="70" w:author="Shin Feng WONG" w:date="2026-09-07T09:48:00Z" w16du:dateUtc="2026-09-07T01:48:00Z">
              <w:r w:rsidDel="00A51A42">
                <w:delText xml:space="preserve">Applicant alerted that their selected start-end dates falls under blackout, this is their </w:delText>
              </w:r>
              <w:r w:rsidR="00D32606" w:rsidDel="00A51A42">
                <w:delText>‘confirmation’ checkbox to request to work on those blackout dates as well</w:delText>
              </w:r>
            </w:del>
            <w:ins w:id="71" w:author="Shin Feng WONG" w:date="2026-09-07T09:48:00Z" w16du:dateUtc="2026-09-07T01:48:00Z">
              <w:r w:rsidR="00A51A42">
                <w:t>When the requested work dates and locat</w:t>
              </w:r>
            </w:ins>
            <w:ins w:id="72" w:author="Shin Feng WONG" w:date="2026-09-07T09:49:00Z" w16du:dateUtc="2026-09-07T01:49:00Z">
              <w:r w:rsidR="00A51A42">
                <w:t>ion overlap w</w:t>
              </w:r>
              <w:r w:rsidR="00F77F6A">
                <w:t>ith a blackout period and area, the Applicant receives a warning and indicates whether the application includes work during that blackout</w:t>
              </w:r>
            </w:ins>
          </w:p>
        </w:tc>
      </w:tr>
      <w:tr w:rsidR="00E275F5" w14:paraId="0AFDD13E" w14:textId="77777777" w:rsidTr="00570A96">
        <w:tc>
          <w:tcPr>
            <w:tcW w:w="0" w:type="auto"/>
          </w:tcPr>
          <w:p w14:paraId="15E13207" w14:textId="2862852E" w:rsidR="00E275F5" w:rsidRDefault="00690FC8">
            <w:r>
              <w:t xml:space="preserve">Blackout Dates </w:t>
            </w:r>
            <w:r w:rsidR="007E1C67">
              <w:t>Work Reason</w:t>
            </w:r>
          </w:p>
        </w:tc>
        <w:tc>
          <w:tcPr>
            <w:tcW w:w="0" w:type="auto"/>
          </w:tcPr>
          <w:p w14:paraId="7B48E85E" w14:textId="77777777" w:rsidR="00E275F5" w:rsidRDefault="007E1C67">
            <w:r>
              <w:t>Free text</w:t>
            </w:r>
          </w:p>
        </w:tc>
        <w:tc>
          <w:tcPr>
            <w:tcW w:w="0" w:type="auto"/>
          </w:tcPr>
          <w:p w14:paraId="37075656" w14:textId="77777777" w:rsidR="00E275F5" w:rsidRDefault="007E1C67">
            <w:r>
              <w:t>Conditional</w:t>
            </w:r>
          </w:p>
        </w:tc>
        <w:tc>
          <w:tcPr>
            <w:tcW w:w="0" w:type="auto"/>
          </w:tcPr>
          <w:p w14:paraId="2F87E235" w14:textId="58C2CFB4" w:rsidR="00E275F5" w:rsidRDefault="00B31DE7">
            <w:ins w:id="73" w:author="Shin Feng WONG" w:date="2026-09-07T09:51:00Z" w16du:dateUtc="2026-09-07T01:51:00Z">
              <w:r>
                <w:t>Required when Working on Blackout dates</w:t>
              </w:r>
              <w:r w:rsidR="00883D6C">
                <w:t xml:space="preserve"> is Yes</w:t>
              </w:r>
            </w:ins>
          </w:p>
        </w:tc>
      </w:tr>
      <w:tr w:rsidR="00E275F5" w14:paraId="5800E700" w14:textId="77777777" w:rsidTr="00570A96">
        <w:tc>
          <w:tcPr>
            <w:tcW w:w="0" w:type="auto"/>
          </w:tcPr>
          <w:p w14:paraId="69FD3341" w14:textId="77777777" w:rsidR="00E275F5" w:rsidRDefault="007E1C67">
            <w:r>
              <w:t>Night Work</w:t>
            </w:r>
          </w:p>
        </w:tc>
        <w:tc>
          <w:tcPr>
            <w:tcW w:w="0" w:type="auto"/>
          </w:tcPr>
          <w:p w14:paraId="31A43D2D" w14:textId="77777777" w:rsidR="00E275F5" w:rsidRDefault="007E1C67">
            <w:r>
              <w:t>Yes / No</w:t>
            </w:r>
          </w:p>
        </w:tc>
        <w:tc>
          <w:tcPr>
            <w:tcW w:w="0" w:type="auto"/>
          </w:tcPr>
          <w:p w14:paraId="04CBA4CB" w14:textId="77777777" w:rsidR="00E275F5" w:rsidRDefault="007E1C67">
            <w:r>
              <w:t>Yes</w:t>
            </w:r>
          </w:p>
        </w:tc>
        <w:tc>
          <w:tcPr>
            <w:tcW w:w="0" w:type="auto"/>
          </w:tcPr>
          <w:p w14:paraId="137DB120" w14:textId="28441E6B" w:rsidR="00E275F5" w:rsidRDefault="006861CE">
            <w:r>
              <w:t>A</w:t>
            </w:r>
            <w:r w:rsidR="00E275F5">
              <w:t>pplicant indicates whether work will be performed at night.</w:t>
            </w:r>
          </w:p>
        </w:tc>
      </w:tr>
      <w:tr w:rsidR="00E275F5" w14:paraId="0A216CF2" w14:textId="77777777" w:rsidTr="00570A96">
        <w:tc>
          <w:tcPr>
            <w:tcW w:w="0" w:type="auto"/>
          </w:tcPr>
          <w:p w14:paraId="45C4BE66" w14:textId="77777777" w:rsidR="00E275F5" w:rsidRDefault="007E1C67">
            <w:commentRangeStart w:id="74"/>
            <w:commentRangeStart w:id="75"/>
            <w:r>
              <w:t>Night Work Reason</w:t>
            </w:r>
            <w:commentRangeEnd w:id="74"/>
            <w:r w:rsidR="00216885">
              <w:rPr>
                <w:rStyle w:val="CommentReference"/>
                <w:sz w:val="22"/>
                <w:szCs w:val="24"/>
              </w:rPr>
              <w:commentReference w:id="74"/>
            </w:r>
            <w:commentRangeEnd w:id="75"/>
            <w:r w:rsidR="00414635">
              <w:rPr>
                <w:rStyle w:val="CommentReference"/>
                <w:sz w:val="22"/>
                <w:szCs w:val="24"/>
              </w:rPr>
              <w:commentReference w:id="75"/>
            </w:r>
          </w:p>
        </w:tc>
        <w:tc>
          <w:tcPr>
            <w:tcW w:w="0" w:type="auto"/>
          </w:tcPr>
          <w:p w14:paraId="27C93389" w14:textId="77777777" w:rsidR="00E275F5" w:rsidRDefault="007E1C67">
            <w:r>
              <w:t>Free text</w:t>
            </w:r>
          </w:p>
        </w:tc>
        <w:tc>
          <w:tcPr>
            <w:tcW w:w="0" w:type="auto"/>
          </w:tcPr>
          <w:p w14:paraId="6CCAD87F" w14:textId="77777777" w:rsidR="00E275F5" w:rsidRDefault="007E1C67">
            <w:r>
              <w:t>Conditional</w:t>
            </w:r>
          </w:p>
        </w:tc>
        <w:tc>
          <w:tcPr>
            <w:tcW w:w="0" w:type="auto"/>
          </w:tcPr>
          <w:p w14:paraId="3CE07626" w14:textId="4C80FF97" w:rsidR="00E275F5" w:rsidRDefault="00E275F5">
            <w:r>
              <w:t>Required when Night Work is Yes.</w:t>
            </w:r>
          </w:p>
        </w:tc>
      </w:tr>
      <w:tr w:rsidR="00E275F5" w14:paraId="6C996EA4" w14:textId="77777777" w:rsidTr="00570A96">
        <w:tc>
          <w:tcPr>
            <w:tcW w:w="0" w:type="auto"/>
          </w:tcPr>
          <w:p w14:paraId="3F5D2AEC" w14:textId="77777777" w:rsidR="00E275F5" w:rsidRDefault="007E1C67">
            <w:r>
              <w:t>Night Work Terms and Conditions Agreement</w:t>
            </w:r>
          </w:p>
        </w:tc>
        <w:tc>
          <w:tcPr>
            <w:tcW w:w="0" w:type="auto"/>
          </w:tcPr>
          <w:p w14:paraId="7444839C" w14:textId="77777777" w:rsidR="00E275F5" w:rsidRDefault="007E1C67">
            <w:r>
              <w:t>Checkbox</w:t>
            </w:r>
          </w:p>
        </w:tc>
        <w:tc>
          <w:tcPr>
            <w:tcW w:w="0" w:type="auto"/>
          </w:tcPr>
          <w:p w14:paraId="0379FCC0" w14:textId="77777777" w:rsidR="00E275F5" w:rsidRDefault="007E1C67">
            <w:r>
              <w:t>Conditional</w:t>
            </w:r>
          </w:p>
        </w:tc>
        <w:tc>
          <w:tcPr>
            <w:tcW w:w="0" w:type="auto"/>
          </w:tcPr>
          <w:p w14:paraId="79E1F5A3" w14:textId="0BDA20EB" w:rsidR="00E275F5" w:rsidRDefault="00E275F5">
            <w:r>
              <w:t>When Night Work is Yes, the applicable warning shall be displayed and acknowledged before submission.</w:t>
            </w:r>
          </w:p>
        </w:tc>
      </w:tr>
      <w:tr w:rsidR="00E275F5" w14:paraId="35F889B9" w14:textId="77777777" w:rsidTr="00570A96">
        <w:tc>
          <w:tcPr>
            <w:tcW w:w="0" w:type="auto"/>
          </w:tcPr>
          <w:p w14:paraId="5536704E" w14:textId="77777777" w:rsidR="00E275F5" w:rsidRDefault="007E1C67">
            <w:r>
              <w:lastRenderedPageBreak/>
              <w:t>Urgent Indicator</w:t>
            </w:r>
          </w:p>
        </w:tc>
        <w:tc>
          <w:tcPr>
            <w:tcW w:w="0" w:type="auto"/>
          </w:tcPr>
          <w:p w14:paraId="247F3B60" w14:textId="77777777" w:rsidR="00E275F5" w:rsidRDefault="007E1C67">
            <w:r>
              <w:t>System</w:t>
            </w:r>
          </w:p>
        </w:tc>
        <w:tc>
          <w:tcPr>
            <w:tcW w:w="0" w:type="auto"/>
          </w:tcPr>
          <w:p w14:paraId="40159FF3" w14:textId="77777777" w:rsidR="00E275F5" w:rsidRDefault="007E1C67">
            <w:r>
              <w:t>System</w:t>
            </w:r>
          </w:p>
        </w:tc>
        <w:tc>
          <w:tcPr>
            <w:tcW w:w="0" w:type="auto"/>
          </w:tcPr>
          <w:p w14:paraId="18A61176" w14:textId="6A702290" w:rsidR="00E275F5" w:rsidRDefault="00514D7C">
            <w:r>
              <w:t>Automatically set when the requested work start date</w:t>
            </w:r>
            <w:commentRangeStart w:id="76"/>
            <w:commentRangeStart w:id="77"/>
            <w:r w:rsidR="007E1C67">
              <w:t xml:space="preserve"> i</w:t>
            </w:r>
            <w:r w:rsidR="00123063">
              <w:t>s</w:t>
            </w:r>
            <w:r w:rsidR="007E1C67">
              <w:t xml:space="preserve"> fewer than 7 days </w:t>
            </w:r>
            <w:r w:rsidR="00123063">
              <w:t>after that application date</w:t>
            </w:r>
            <w:r w:rsidR="007E1C67">
              <w:t xml:space="preserve">. </w:t>
            </w:r>
            <w:commentRangeEnd w:id="76"/>
            <w:r w:rsidR="00216885">
              <w:rPr>
                <w:rStyle w:val="CommentReference"/>
                <w:sz w:val="22"/>
                <w:szCs w:val="24"/>
              </w:rPr>
              <w:commentReference w:id="76"/>
            </w:r>
            <w:commentRangeEnd w:id="77"/>
            <w:r w:rsidR="00D802CE">
              <w:rPr>
                <w:rStyle w:val="CommentReference"/>
                <w:sz w:val="22"/>
                <w:szCs w:val="24"/>
              </w:rPr>
              <w:commentReference w:id="77"/>
            </w:r>
          </w:p>
        </w:tc>
      </w:tr>
    </w:tbl>
    <w:p w14:paraId="1AC85E58" w14:textId="77777777" w:rsidR="00E275F5" w:rsidRDefault="007E1C67">
      <w:pPr>
        <w:pStyle w:val="Heading3"/>
      </w:pPr>
      <w:bookmarkStart w:id="78" w:name="_Toc235466341"/>
      <w:r>
        <w:t>High-Risk Work, Equipment and Vehicles</w:t>
      </w:r>
      <w:bookmarkEnd w:id="78"/>
    </w:p>
    <w:tbl>
      <w:tblPr>
        <w:tblStyle w:val="TableGrid"/>
        <w:tblW w:w="5000" w:type="pct"/>
        <w:tblLook w:val="04A0" w:firstRow="1" w:lastRow="0" w:firstColumn="1" w:lastColumn="0" w:noHBand="0" w:noVBand="1"/>
      </w:tblPr>
      <w:tblGrid>
        <w:gridCol w:w="1576"/>
        <w:gridCol w:w="1369"/>
        <w:gridCol w:w="1329"/>
        <w:gridCol w:w="4742"/>
      </w:tblGrid>
      <w:tr w:rsidR="00E275F5" w14:paraId="6F343C41" w14:textId="77777777" w:rsidTr="0001347D">
        <w:trPr>
          <w:cnfStyle w:val="100000000000" w:firstRow="1" w:lastRow="0" w:firstColumn="0" w:lastColumn="0" w:oddVBand="0" w:evenVBand="0" w:oddHBand="0" w:evenHBand="0" w:firstRowFirstColumn="0" w:firstRowLastColumn="0" w:lastRowFirstColumn="0" w:lastRowLastColumn="0"/>
        </w:trPr>
        <w:tc>
          <w:tcPr>
            <w:tcW w:w="874" w:type="pct"/>
          </w:tcPr>
          <w:p w14:paraId="13D80B2C" w14:textId="77777777" w:rsidR="00E275F5" w:rsidRDefault="007E1C67">
            <w:r>
              <w:t>Field</w:t>
            </w:r>
          </w:p>
        </w:tc>
        <w:tc>
          <w:tcPr>
            <w:tcW w:w="759" w:type="pct"/>
          </w:tcPr>
          <w:p w14:paraId="6231491C" w14:textId="77777777" w:rsidR="00E275F5" w:rsidRDefault="007E1C67">
            <w:r>
              <w:t>Type</w:t>
            </w:r>
          </w:p>
        </w:tc>
        <w:tc>
          <w:tcPr>
            <w:tcW w:w="737" w:type="pct"/>
          </w:tcPr>
          <w:p w14:paraId="17CEA4DF" w14:textId="77777777" w:rsidR="00E275F5" w:rsidRDefault="007E1C67">
            <w:r>
              <w:t>Mandatory</w:t>
            </w:r>
          </w:p>
        </w:tc>
        <w:tc>
          <w:tcPr>
            <w:tcW w:w="2630" w:type="pct"/>
          </w:tcPr>
          <w:p w14:paraId="6D97AF7D" w14:textId="77777777" w:rsidR="00E275F5" w:rsidRDefault="007E1C67">
            <w:r>
              <w:t>Notes</w:t>
            </w:r>
          </w:p>
        </w:tc>
      </w:tr>
      <w:tr w:rsidR="00FF5E7E" w14:paraId="6E5C2656" w14:textId="77777777" w:rsidTr="0001347D">
        <w:tc>
          <w:tcPr>
            <w:tcW w:w="874" w:type="pct"/>
          </w:tcPr>
          <w:p w14:paraId="52B7460B" w14:textId="78A03A57" w:rsidR="00FF5E7E" w:rsidRDefault="00FF5E7E">
            <w:r>
              <w:t>Confined Space</w:t>
            </w:r>
          </w:p>
        </w:tc>
        <w:tc>
          <w:tcPr>
            <w:tcW w:w="759" w:type="pct"/>
          </w:tcPr>
          <w:p w14:paraId="5C06F135" w14:textId="6AF3A449" w:rsidR="00FF5E7E" w:rsidRDefault="00FF5E7E">
            <w:r>
              <w:t>Yes</w:t>
            </w:r>
            <w:r w:rsidR="00B16EA5">
              <w:t xml:space="preserve"> / No</w:t>
            </w:r>
          </w:p>
        </w:tc>
        <w:tc>
          <w:tcPr>
            <w:tcW w:w="737" w:type="pct"/>
          </w:tcPr>
          <w:p w14:paraId="11606D9A" w14:textId="77777777" w:rsidR="00FF5E7E" w:rsidRDefault="00FF5E7E"/>
        </w:tc>
        <w:tc>
          <w:tcPr>
            <w:tcW w:w="2630" w:type="pct"/>
          </w:tcPr>
          <w:p w14:paraId="3B595D46" w14:textId="77777777" w:rsidR="00FF5E7E" w:rsidRDefault="00FF5E7E"/>
        </w:tc>
      </w:tr>
      <w:tr w:rsidR="00E275F5" w14:paraId="4CEFBEF5" w14:textId="77777777" w:rsidTr="0001347D">
        <w:tc>
          <w:tcPr>
            <w:tcW w:w="874" w:type="pct"/>
          </w:tcPr>
          <w:p w14:paraId="41F86E8B" w14:textId="12DB62D6" w:rsidR="00E275F5" w:rsidRDefault="007E1C67">
            <w:r>
              <w:t>Scaffolding Involved</w:t>
            </w:r>
          </w:p>
        </w:tc>
        <w:tc>
          <w:tcPr>
            <w:tcW w:w="759" w:type="pct"/>
          </w:tcPr>
          <w:p w14:paraId="72B597BF" w14:textId="108BD4F7" w:rsidR="00E275F5" w:rsidRDefault="007E1C67">
            <w:r>
              <w:t>Yes / No</w:t>
            </w:r>
          </w:p>
        </w:tc>
        <w:tc>
          <w:tcPr>
            <w:tcW w:w="737" w:type="pct"/>
          </w:tcPr>
          <w:p w14:paraId="3B8B5EA4" w14:textId="4123072E" w:rsidR="00E275F5" w:rsidRDefault="007E1C67">
            <w:r>
              <w:t>Conditional</w:t>
            </w:r>
          </w:p>
        </w:tc>
        <w:tc>
          <w:tcPr>
            <w:tcW w:w="2630" w:type="pct"/>
          </w:tcPr>
          <w:p w14:paraId="6CBA94EA" w14:textId="2A4D839D" w:rsidR="00E275F5" w:rsidRDefault="007E1C67">
            <w:r>
              <w:t>Required when Working at Height Above 30 Metres is selected.</w:t>
            </w:r>
          </w:p>
        </w:tc>
      </w:tr>
      <w:tr w:rsidR="00E275F5" w14:paraId="4A1D0BA2" w14:textId="77777777" w:rsidTr="0001347D">
        <w:tc>
          <w:tcPr>
            <w:tcW w:w="874" w:type="pct"/>
          </w:tcPr>
          <w:p w14:paraId="0958168F" w14:textId="77777777" w:rsidR="00E275F5" w:rsidRDefault="007E1C67">
            <w:r>
              <w:t>Excavation Depth (metres)</w:t>
            </w:r>
          </w:p>
        </w:tc>
        <w:tc>
          <w:tcPr>
            <w:tcW w:w="759" w:type="pct"/>
          </w:tcPr>
          <w:p w14:paraId="5CE6C445" w14:textId="77777777" w:rsidR="00E275F5" w:rsidRDefault="007E1C67">
            <w:r>
              <w:t>Number</w:t>
            </w:r>
          </w:p>
        </w:tc>
        <w:tc>
          <w:tcPr>
            <w:tcW w:w="737" w:type="pct"/>
          </w:tcPr>
          <w:p w14:paraId="2944A739" w14:textId="77777777" w:rsidR="00E275F5" w:rsidRDefault="007E1C67">
            <w:r>
              <w:t>Conditional</w:t>
            </w:r>
          </w:p>
        </w:tc>
        <w:tc>
          <w:tcPr>
            <w:tcW w:w="2630" w:type="pct"/>
          </w:tcPr>
          <w:p w14:paraId="49CFF5FF" w14:textId="77777777" w:rsidR="00E275F5" w:rsidRDefault="007E1C67">
            <w:r>
              <w:t>Required when Excavation Work is selected.</w:t>
            </w:r>
          </w:p>
        </w:tc>
      </w:tr>
      <w:tr w:rsidR="00E275F5" w14:paraId="4F201431" w14:textId="77777777" w:rsidTr="0001347D">
        <w:tc>
          <w:tcPr>
            <w:tcW w:w="874" w:type="pct"/>
          </w:tcPr>
          <w:p w14:paraId="2DB74996" w14:textId="77777777" w:rsidR="00E275F5" w:rsidRDefault="007E1C67">
            <w:r>
              <w:t>Lifting Operations Involved</w:t>
            </w:r>
          </w:p>
        </w:tc>
        <w:tc>
          <w:tcPr>
            <w:tcW w:w="759" w:type="pct"/>
          </w:tcPr>
          <w:p w14:paraId="57541114" w14:textId="77777777" w:rsidR="00E275F5" w:rsidRDefault="007E1C67">
            <w:r>
              <w:t>Yes / No</w:t>
            </w:r>
          </w:p>
        </w:tc>
        <w:tc>
          <w:tcPr>
            <w:tcW w:w="737" w:type="pct"/>
          </w:tcPr>
          <w:p w14:paraId="0FAEFBC9" w14:textId="77777777" w:rsidR="00E275F5" w:rsidRDefault="007E1C67">
            <w:r>
              <w:t>Yes</w:t>
            </w:r>
          </w:p>
        </w:tc>
        <w:tc>
          <w:tcPr>
            <w:tcW w:w="2630" w:type="pct"/>
          </w:tcPr>
          <w:p w14:paraId="077733FE" w14:textId="77777777" w:rsidR="00E275F5" w:rsidRDefault="007E1C67">
            <w:r>
              <w:t>Determines whether the Lifting Plan and Critical Operations Submission is required.</w:t>
            </w:r>
          </w:p>
        </w:tc>
      </w:tr>
      <w:tr w:rsidR="00E275F5" w14:paraId="674A1DE5" w14:textId="77777777" w:rsidTr="0001347D">
        <w:tc>
          <w:tcPr>
            <w:tcW w:w="874" w:type="pct"/>
          </w:tcPr>
          <w:p w14:paraId="247D90DA" w14:textId="77777777" w:rsidR="00E275F5" w:rsidRDefault="007E1C67">
            <w:r>
              <w:t>Equipment Type</w:t>
            </w:r>
          </w:p>
        </w:tc>
        <w:tc>
          <w:tcPr>
            <w:tcW w:w="759" w:type="pct"/>
          </w:tcPr>
          <w:p w14:paraId="002AB87E" w14:textId="77777777" w:rsidR="00E275F5" w:rsidRDefault="007E1C67">
            <w:r>
              <w:t>Multi-select dropdown</w:t>
            </w:r>
          </w:p>
        </w:tc>
        <w:tc>
          <w:tcPr>
            <w:tcW w:w="737" w:type="pct"/>
          </w:tcPr>
          <w:p w14:paraId="01F45D38" w14:textId="77777777" w:rsidR="00E275F5" w:rsidRDefault="007E1C67">
            <w:r>
              <w:t>Yes</w:t>
            </w:r>
          </w:p>
        </w:tc>
        <w:tc>
          <w:tcPr>
            <w:tcW w:w="2630" w:type="pct"/>
          </w:tcPr>
          <w:p w14:paraId="16A8DD9A" w14:textId="675A8DC3" w:rsidR="00E275F5" w:rsidRDefault="000D2657">
            <w:r>
              <w:t>e.g.</w:t>
            </w:r>
            <w:r w:rsidR="007E1C67">
              <w:t xml:space="preserve"> Crane and Excavator</w:t>
            </w:r>
          </w:p>
        </w:tc>
      </w:tr>
      <w:tr w:rsidR="00E275F5" w14:paraId="618D4831" w14:textId="77777777" w:rsidTr="0001347D">
        <w:tc>
          <w:tcPr>
            <w:tcW w:w="874" w:type="pct"/>
          </w:tcPr>
          <w:p w14:paraId="2169C6A7" w14:textId="77777777" w:rsidR="00E275F5" w:rsidRDefault="007E1C67">
            <w:r>
              <w:t>Other Equipment Details</w:t>
            </w:r>
          </w:p>
        </w:tc>
        <w:tc>
          <w:tcPr>
            <w:tcW w:w="759" w:type="pct"/>
          </w:tcPr>
          <w:p w14:paraId="71F6B867" w14:textId="77777777" w:rsidR="00E275F5" w:rsidRDefault="007E1C67">
            <w:r>
              <w:t>Free text</w:t>
            </w:r>
          </w:p>
        </w:tc>
        <w:tc>
          <w:tcPr>
            <w:tcW w:w="737" w:type="pct"/>
          </w:tcPr>
          <w:p w14:paraId="210D290D" w14:textId="77777777" w:rsidR="00E275F5" w:rsidRDefault="007E1C67">
            <w:r>
              <w:t>Conditional</w:t>
            </w:r>
          </w:p>
        </w:tc>
        <w:tc>
          <w:tcPr>
            <w:tcW w:w="2630" w:type="pct"/>
          </w:tcPr>
          <w:p w14:paraId="10ECA547" w14:textId="77777777" w:rsidR="00E275F5" w:rsidRDefault="007E1C67">
            <w:r>
              <w:t>Required when the applicable Other equipment option is selected.</w:t>
            </w:r>
          </w:p>
        </w:tc>
      </w:tr>
      <w:tr w:rsidR="00E275F5" w14:paraId="49BA45FA" w14:textId="77777777" w:rsidTr="0001347D">
        <w:tc>
          <w:tcPr>
            <w:tcW w:w="874" w:type="pct"/>
          </w:tcPr>
          <w:p w14:paraId="041770DF" w14:textId="77777777" w:rsidR="00E275F5" w:rsidRDefault="007E1C67">
            <w:commentRangeStart w:id="79"/>
            <w:commentRangeStart w:id="80"/>
            <w:r>
              <w:t>Type of Vehicle</w:t>
            </w:r>
          </w:p>
        </w:tc>
        <w:tc>
          <w:tcPr>
            <w:tcW w:w="759" w:type="pct"/>
          </w:tcPr>
          <w:p w14:paraId="1251D229" w14:textId="77777777" w:rsidR="00E275F5" w:rsidRDefault="007E1C67">
            <w:r>
              <w:t>Dropdown</w:t>
            </w:r>
          </w:p>
        </w:tc>
        <w:tc>
          <w:tcPr>
            <w:tcW w:w="737" w:type="pct"/>
          </w:tcPr>
          <w:p w14:paraId="67F83CBE" w14:textId="77777777" w:rsidR="00E275F5" w:rsidRDefault="007E1C67">
            <w:r>
              <w:t>Yes</w:t>
            </w:r>
            <w:commentRangeEnd w:id="79"/>
            <w:r w:rsidR="00216885">
              <w:rPr>
                <w:rStyle w:val="CommentReference"/>
                <w:sz w:val="22"/>
                <w:szCs w:val="24"/>
              </w:rPr>
              <w:commentReference w:id="79"/>
            </w:r>
            <w:commentRangeEnd w:id="80"/>
            <w:r w:rsidR="004F58BB">
              <w:rPr>
                <w:rStyle w:val="CommentReference"/>
                <w:sz w:val="22"/>
                <w:szCs w:val="24"/>
              </w:rPr>
              <w:commentReference w:id="80"/>
            </w:r>
          </w:p>
        </w:tc>
        <w:tc>
          <w:tcPr>
            <w:tcW w:w="2630" w:type="pct"/>
          </w:tcPr>
          <w:p w14:paraId="393F3AA9" w14:textId="0F1B1AB0" w:rsidR="00E275F5" w:rsidRDefault="00E275F5"/>
        </w:tc>
      </w:tr>
    </w:tbl>
    <w:p w14:paraId="0A1B66D5" w14:textId="77777777" w:rsidR="00E275F5" w:rsidRDefault="007E1C67">
      <w:pPr>
        <w:pStyle w:val="Heading3"/>
      </w:pPr>
      <w:bookmarkStart w:id="81" w:name="_Toc235466342"/>
      <w:r>
        <w:t>Location of Works</w:t>
      </w:r>
      <w:bookmarkEnd w:id="81"/>
    </w:p>
    <w:tbl>
      <w:tblPr>
        <w:tblStyle w:val="TableGrid"/>
        <w:tblW w:w="5000" w:type="pct"/>
        <w:tblLook w:val="04A0" w:firstRow="1" w:lastRow="0" w:firstColumn="1" w:lastColumn="0" w:noHBand="0" w:noVBand="1"/>
      </w:tblPr>
      <w:tblGrid>
        <w:gridCol w:w="2256"/>
        <w:gridCol w:w="2252"/>
        <w:gridCol w:w="2254"/>
        <w:gridCol w:w="2254"/>
      </w:tblGrid>
      <w:tr w:rsidR="00E275F5" w14:paraId="21DB8302" w14:textId="77777777" w:rsidTr="00570A96">
        <w:trPr>
          <w:cnfStyle w:val="100000000000" w:firstRow="1" w:lastRow="0" w:firstColumn="0" w:lastColumn="0" w:oddVBand="0" w:evenVBand="0" w:oddHBand="0" w:evenHBand="0" w:firstRowFirstColumn="0" w:firstRowLastColumn="0" w:lastRowFirstColumn="0" w:lastRowLastColumn="0"/>
        </w:trPr>
        <w:tc>
          <w:tcPr>
            <w:tcW w:w="1251" w:type="pct"/>
          </w:tcPr>
          <w:p w14:paraId="5844B924" w14:textId="77777777" w:rsidR="00E275F5" w:rsidRDefault="007E1C67">
            <w:r>
              <w:t>Field</w:t>
            </w:r>
          </w:p>
        </w:tc>
        <w:tc>
          <w:tcPr>
            <w:tcW w:w="1249" w:type="pct"/>
          </w:tcPr>
          <w:p w14:paraId="5F7F8A05" w14:textId="77777777" w:rsidR="00E275F5" w:rsidRDefault="007E1C67">
            <w:r>
              <w:t>Type</w:t>
            </w:r>
          </w:p>
        </w:tc>
        <w:tc>
          <w:tcPr>
            <w:tcW w:w="1250" w:type="pct"/>
          </w:tcPr>
          <w:p w14:paraId="3ADEC9E4" w14:textId="77777777" w:rsidR="00E275F5" w:rsidRDefault="007E1C67">
            <w:r>
              <w:t>Mandatory</w:t>
            </w:r>
          </w:p>
        </w:tc>
        <w:tc>
          <w:tcPr>
            <w:tcW w:w="1250" w:type="pct"/>
          </w:tcPr>
          <w:p w14:paraId="0FF41522" w14:textId="77777777" w:rsidR="00E275F5" w:rsidRDefault="007E1C67">
            <w:r>
              <w:t>Notes</w:t>
            </w:r>
          </w:p>
        </w:tc>
      </w:tr>
      <w:tr w:rsidR="000D2657" w14:paraId="4A072B78" w14:textId="77777777" w:rsidTr="00570A96">
        <w:tc>
          <w:tcPr>
            <w:tcW w:w="1251" w:type="pct"/>
          </w:tcPr>
          <w:p w14:paraId="7D3DAC67" w14:textId="77777777" w:rsidR="000D2657" w:rsidRDefault="000D2657" w:rsidP="000D2657">
            <w:r>
              <w:t>Location Tags</w:t>
            </w:r>
          </w:p>
        </w:tc>
        <w:tc>
          <w:tcPr>
            <w:tcW w:w="1249" w:type="pct"/>
          </w:tcPr>
          <w:p w14:paraId="420BF2F7" w14:textId="77777777" w:rsidR="000D2657" w:rsidRDefault="000D2657" w:rsidP="000D2657">
            <w:r>
              <w:t>Map-generated or selected tags</w:t>
            </w:r>
          </w:p>
        </w:tc>
        <w:tc>
          <w:tcPr>
            <w:tcW w:w="1250" w:type="pct"/>
          </w:tcPr>
          <w:p w14:paraId="5F74B7D5" w14:textId="60A5934A" w:rsidR="000D2657" w:rsidRDefault="000D2657" w:rsidP="000D2657">
            <w:r>
              <w:t>Yes</w:t>
            </w:r>
          </w:p>
        </w:tc>
        <w:tc>
          <w:tcPr>
            <w:tcW w:w="1250" w:type="pct"/>
          </w:tcPr>
          <w:p w14:paraId="1BBD58DF" w14:textId="2B2CAEF4" w:rsidR="000D2657" w:rsidRDefault="000D2657" w:rsidP="000D2657"/>
        </w:tc>
      </w:tr>
      <w:tr w:rsidR="000D2657" w14:paraId="503EC088" w14:textId="77777777" w:rsidTr="00570A96">
        <w:tc>
          <w:tcPr>
            <w:tcW w:w="1251" w:type="pct"/>
          </w:tcPr>
          <w:p w14:paraId="101B66E0" w14:textId="77777777" w:rsidR="000D2657" w:rsidRDefault="000D2657" w:rsidP="000D2657">
            <w:r>
              <w:t>Location on Map</w:t>
            </w:r>
          </w:p>
        </w:tc>
        <w:tc>
          <w:tcPr>
            <w:tcW w:w="1249" w:type="pct"/>
          </w:tcPr>
          <w:p w14:paraId="06464F68" w14:textId="77777777" w:rsidR="000D2657" w:rsidRDefault="000D2657" w:rsidP="000D2657">
            <w:r>
              <w:t>Map selection / geometry</w:t>
            </w:r>
          </w:p>
        </w:tc>
        <w:tc>
          <w:tcPr>
            <w:tcW w:w="1250" w:type="pct"/>
          </w:tcPr>
          <w:p w14:paraId="52610CD1" w14:textId="4EA8B2DE" w:rsidR="000D2657" w:rsidRDefault="000D2657" w:rsidP="000D2657">
            <w:r>
              <w:t>Yes</w:t>
            </w:r>
          </w:p>
        </w:tc>
        <w:tc>
          <w:tcPr>
            <w:tcW w:w="1250" w:type="pct"/>
          </w:tcPr>
          <w:p w14:paraId="70358511" w14:textId="6C408641" w:rsidR="000D2657" w:rsidRDefault="000D2657" w:rsidP="000D2657"/>
        </w:tc>
      </w:tr>
      <w:tr w:rsidR="000D2657" w14:paraId="168A1383" w14:textId="77777777" w:rsidTr="00570A96">
        <w:tc>
          <w:tcPr>
            <w:tcW w:w="1251" w:type="pct"/>
          </w:tcPr>
          <w:p w14:paraId="126CF5DB" w14:textId="77777777" w:rsidR="000D2657" w:rsidRDefault="000D2657" w:rsidP="000D2657">
            <w:r>
              <w:lastRenderedPageBreak/>
              <w:t>Road</w:t>
            </w:r>
          </w:p>
        </w:tc>
        <w:tc>
          <w:tcPr>
            <w:tcW w:w="1249" w:type="pct"/>
          </w:tcPr>
          <w:p w14:paraId="79207ADE" w14:textId="77777777" w:rsidR="000D2657" w:rsidRDefault="000D2657" w:rsidP="000D2657">
            <w:r>
              <w:t>Text / location-derived</w:t>
            </w:r>
          </w:p>
        </w:tc>
        <w:tc>
          <w:tcPr>
            <w:tcW w:w="1250" w:type="pct"/>
          </w:tcPr>
          <w:p w14:paraId="6E168C35" w14:textId="22EC091B" w:rsidR="000D2657" w:rsidRDefault="000D2657" w:rsidP="000D2657">
            <w:r>
              <w:t>Yes</w:t>
            </w:r>
          </w:p>
        </w:tc>
        <w:tc>
          <w:tcPr>
            <w:tcW w:w="1250" w:type="pct"/>
          </w:tcPr>
          <w:p w14:paraId="720DCD4E" w14:textId="72C61C16" w:rsidR="000D2657" w:rsidRDefault="000D2657" w:rsidP="000D2657"/>
        </w:tc>
      </w:tr>
      <w:tr w:rsidR="000D2657" w14:paraId="58C1C2A3" w14:textId="77777777" w:rsidTr="00570A96">
        <w:tc>
          <w:tcPr>
            <w:tcW w:w="1251" w:type="pct"/>
          </w:tcPr>
          <w:p w14:paraId="4A1B4AE7" w14:textId="77777777" w:rsidR="000D2657" w:rsidRDefault="000D2657" w:rsidP="000D2657">
            <w:r>
              <w:t>Building - Common Name</w:t>
            </w:r>
          </w:p>
        </w:tc>
        <w:tc>
          <w:tcPr>
            <w:tcW w:w="1249" w:type="pct"/>
          </w:tcPr>
          <w:p w14:paraId="1415503E" w14:textId="77777777" w:rsidR="000D2657" w:rsidRDefault="000D2657" w:rsidP="000D2657">
            <w:r>
              <w:t>Text / location-derived</w:t>
            </w:r>
          </w:p>
        </w:tc>
        <w:tc>
          <w:tcPr>
            <w:tcW w:w="1250" w:type="pct"/>
          </w:tcPr>
          <w:p w14:paraId="10B42993" w14:textId="52EF25A3" w:rsidR="000D2657" w:rsidRDefault="000D2657" w:rsidP="000D2657">
            <w:r>
              <w:t>Yes</w:t>
            </w:r>
          </w:p>
        </w:tc>
        <w:tc>
          <w:tcPr>
            <w:tcW w:w="1250" w:type="pct"/>
          </w:tcPr>
          <w:p w14:paraId="6AABB814" w14:textId="3D7EE2F4" w:rsidR="000D2657" w:rsidRDefault="000D2657" w:rsidP="000D2657"/>
        </w:tc>
      </w:tr>
      <w:tr w:rsidR="000D2657" w14:paraId="2F95A6DA" w14:textId="77777777" w:rsidTr="00570A96">
        <w:tc>
          <w:tcPr>
            <w:tcW w:w="1251" w:type="pct"/>
          </w:tcPr>
          <w:p w14:paraId="1C54CC38" w14:textId="77777777" w:rsidR="000D2657" w:rsidRDefault="000D2657" w:rsidP="000D2657">
            <w:r>
              <w:t>Building - Postal Code</w:t>
            </w:r>
          </w:p>
        </w:tc>
        <w:tc>
          <w:tcPr>
            <w:tcW w:w="1249" w:type="pct"/>
          </w:tcPr>
          <w:p w14:paraId="7C2B547C" w14:textId="77777777" w:rsidR="000D2657" w:rsidRDefault="000D2657" w:rsidP="000D2657">
            <w:r>
              <w:t>Text / location-derived</w:t>
            </w:r>
          </w:p>
        </w:tc>
        <w:tc>
          <w:tcPr>
            <w:tcW w:w="1250" w:type="pct"/>
          </w:tcPr>
          <w:p w14:paraId="25551894" w14:textId="489772FB" w:rsidR="000D2657" w:rsidRDefault="000D2657" w:rsidP="000D2657">
            <w:r>
              <w:t>Yes</w:t>
            </w:r>
          </w:p>
        </w:tc>
        <w:tc>
          <w:tcPr>
            <w:tcW w:w="1250" w:type="pct"/>
          </w:tcPr>
          <w:p w14:paraId="4C9C9F3C" w14:textId="47D57EB6" w:rsidR="000D2657" w:rsidRDefault="000D2657" w:rsidP="000D2657"/>
        </w:tc>
      </w:tr>
      <w:tr w:rsidR="000D2657" w14:paraId="5F554B87" w14:textId="77777777" w:rsidTr="00570A96">
        <w:tc>
          <w:tcPr>
            <w:tcW w:w="1251" w:type="pct"/>
          </w:tcPr>
          <w:p w14:paraId="1B2EBBCF" w14:textId="77777777" w:rsidR="000D2657" w:rsidRDefault="000D2657" w:rsidP="000D2657">
            <w:r>
              <w:t>Level</w:t>
            </w:r>
          </w:p>
        </w:tc>
        <w:tc>
          <w:tcPr>
            <w:tcW w:w="1249" w:type="pct"/>
          </w:tcPr>
          <w:p w14:paraId="6AE7BA08" w14:textId="77777777" w:rsidR="000D2657" w:rsidRDefault="000D2657" w:rsidP="000D2657">
            <w:r>
              <w:t>Text</w:t>
            </w:r>
          </w:p>
        </w:tc>
        <w:tc>
          <w:tcPr>
            <w:tcW w:w="1250" w:type="pct"/>
          </w:tcPr>
          <w:p w14:paraId="56D8A9D5" w14:textId="5572FC9C" w:rsidR="000D2657" w:rsidRDefault="000D2657" w:rsidP="000D2657">
            <w:r>
              <w:t>Yes</w:t>
            </w:r>
          </w:p>
        </w:tc>
        <w:tc>
          <w:tcPr>
            <w:tcW w:w="1250" w:type="pct"/>
          </w:tcPr>
          <w:p w14:paraId="50F843FE" w14:textId="646ADE50" w:rsidR="000D2657" w:rsidRDefault="000D2657" w:rsidP="000D2657"/>
        </w:tc>
      </w:tr>
      <w:tr w:rsidR="000D2657" w14:paraId="2956DCD9" w14:textId="77777777" w:rsidTr="00570A96">
        <w:tc>
          <w:tcPr>
            <w:tcW w:w="1251" w:type="pct"/>
          </w:tcPr>
          <w:p w14:paraId="663F553B" w14:textId="77777777" w:rsidR="000D2657" w:rsidRDefault="000D2657" w:rsidP="000D2657">
            <w:commentRangeStart w:id="82"/>
            <w:commentRangeStart w:id="83"/>
            <w:commentRangeStart w:id="84"/>
            <w:commentRangeStart w:id="85"/>
            <w:r>
              <w:t>Space</w:t>
            </w:r>
            <w:commentRangeEnd w:id="82"/>
            <w:r w:rsidR="00216885">
              <w:rPr>
                <w:rStyle w:val="CommentReference"/>
                <w:sz w:val="22"/>
                <w:szCs w:val="24"/>
              </w:rPr>
              <w:commentReference w:id="82"/>
            </w:r>
            <w:commentRangeEnd w:id="83"/>
            <w:r w:rsidR="008433B4">
              <w:rPr>
                <w:rStyle w:val="CommentReference"/>
                <w:sz w:val="22"/>
                <w:szCs w:val="24"/>
              </w:rPr>
              <w:commentReference w:id="83"/>
            </w:r>
            <w:commentRangeEnd w:id="84"/>
            <w:r w:rsidR="00F07D51">
              <w:rPr>
                <w:rStyle w:val="CommentReference"/>
                <w:sz w:val="22"/>
                <w:szCs w:val="24"/>
              </w:rPr>
              <w:commentReference w:id="84"/>
            </w:r>
            <w:commentRangeEnd w:id="85"/>
            <w:r w:rsidR="00086E79">
              <w:rPr>
                <w:rStyle w:val="CommentReference"/>
                <w:sz w:val="22"/>
                <w:szCs w:val="24"/>
              </w:rPr>
              <w:commentReference w:id="85"/>
            </w:r>
          </w:p>
        </w:tc>
        <w:tc>
          <w:tcPr>
            <w:tcW w:w="1249" w:type="pct"/>
          </w:tcPr>
          <w:p w14:paraId="26B59473" w14:textId="77777777" w:rsidR="000D2657" w:rsidRDefault="000D2657" w:rsidP="000D2657">
            <w:r>
              <w:t>Text</w:t>
            </w:r>
          </w:p>
        </w:tc>
        <w:tc>
          <w:tcPr>
            <w:tcW w:w="1250" w:type="pct"/>
          </w:tcPr>
          <w:p w14:paraId="1F0CB55A" w14:textId="59BD444B" w:rsidR="000D2657" w:rsidRDefault="000D2657" w:rsidP="000D2657">
            <w:r>
              <w:t>Yes</w:t>
            </w:r>
          </w:p>
        </w:tc>
        <w:tc>
          <w:tcPr>
            <w:tcW w:w="1250" w:type="pct"/>
          </w:tcPr>
          <w:p w14:paraId="459612AA" w14:textId="644AB40E" w:rsidR="000D2657" w:rsidRPr="009E106B" w:rsidRDefault="008A1DCA" w:rsidP="000D2657">
            <w:r>
              <w:rPr>
                <w:rFonts w:hint="eastAsia"/>
              </w:rPr>
              <w:t xml:space="preserve">Unit number, room number, </w:t>
            </w:r>
            <w:r w:rsidR="009E106B">
              <w:t>corridor</w:t>
            </w:r>
            <w:r w:rsidR="009E106B">
              <w:rPr>
                <w:rFonts w:hint="eastAsia"/>
              </w:rPr>
              <w:t>, loading bay, lift lobby, etc.</w:t>
            </w:r>
          </w:p>
        </w:tc>
      </w:tr>
      <w:tr w:rsidR="00E275F5" w14:paraId="10889A54" w14:textId="77777777" w:rsidTr="00570A96">
        <w:tc>
          <w:tcPr>
            <w:tcW w:w="1251" w:type="pct"/>
          </w:tcPr>
          <w:p w14:paraId="0463498D" w14:textId="77777777" w:rsidR="00E275F5" w:rsidRDefault="007E1C67">
            <w:r>
              <w:t>Proposed Site Photo</w:t>
            </w:r>
          </w:p>
        </w:tc>
        <w:tc>
          <w:tcPr>
            <w:tcW w:w="1249" w:type="pct"/>
          </w:tcPr>
          <w:p w14:paraId="70095C18" w14:textId="77777777" w:rsidR="00E275F5" w:rsidRDefault="007E1C67">
            <w:r>
              <w:t>Image upload</w:t>
            </w:r>
          </w:p>
        </w:tc>
        <w:tc>
          <w:tcPr>
            <w:tcW w:w="1250" w:type="pct"/>
          </w:tcPr>
          <w:p w14:paraId="321EF590" w14:textId="77777777" w:rsidR="00E275F5" w:rsidRDefault="007E1C67">
            <w:r>
              <w:t>No</w:t>
            </w:r>
          </w:p>
        </w:tc>
        <w:tc>
          <w:tcPr>
            <w:tcW w:w="1250" w:type="pct"/>
          </w:tcPr>
          <w:p w14:paraId="68BF5E11" w14:textId="0445CA65" w:rsidR="00E275F5" w:rsidRDefault="00E275F5"/>
        </w:tc>
      </w:tr>
    </w:tbl>
    <w:p w14:paraId="6BC1BC07" w14:textId="77777777" w:rsidR="00E275F5" w:rsidRDefault="007E1C67">
      <w:pPr>
        <w:pStyle w:val="Heading3"/>
      </w:pPr>
      <w:bookmarkStart w:id="86" w:name="_Toc235466343"/>
      <w:r>
        <w:t>Personnel On-site</w:t>
      </w:r>
      <w:bookmarkEnd w:id="86"/>
    </w:p>
    <w:tbl>
      <w:tblPr>
        <w:tblStyle w:val="TableGrid"/>
        <w:tblW w:w="0" w:type="auto"/>
        <w:tblLook w:val="04A0" w:firstRow="1" w:lastRow="0" w:firstColumn="1" w:lastColumn="0" w:noHBand="0" w:noVBand="1"/>
      </w:tblPr>
      <w:tblGrid>
        <w:gridCol w:w="2254"/>
        <w:gridCol w:w="2254"/>
        <w:gridCol w:w="2254"/>
        <w:gridCol w:w="2254"/>
      </w:tblGrid>
      <w:tr w:rsidR="00E275F5" w14:paraId="0774ACC0" w14:textId="77777777" w:rsidTr="000D2657">
        <w:trPr>
          <w:cnfStyle w:val="100000000000" w:firstRow="1" w:lastRow="0" w:firstColumn="0" w:lastColumn="0" w:oddVBand="0" w:evenVBand="0" w:oddHBand="0" w:evenHBand="0" w:firstRowFirstColumn="0" w:firstRowLastColumn="0" w:lastRowFirstColumn="0" w:lastRowLastColumn="0"/>
        </w:trPr>
        <w:tc>
          <w:tcPr>
            <w:tcW w:w="2254" w:type="dxa"/>
          </w:tcPr>
          <w:p w14:paraId="02573A41" w14:textId="77777777" w:rsidR="00E275F5" w:rsidRDefault="007E1C67">
            <w:r>
              <w:t>Field</w:t>
            </w:r>
          </w:p>
        </w:tc>
        <w:tc>
          <w:tcPr>
            <w:tcW w:w="2254" w:type="dxa"/>
          </w:tcPr>
          <w:p w14:paraId="67627DB1" w14:textId="77777777" w:rsidR="00E275F5" w:rsidRDefault="007E1C67">
            <w:r>
              <w:t>Type</w:t>
            </w:r>
          </w:p>
        </w:tc>
        <w:tc>
          <w:tcPr>
            <w:tcW w:w="2254" w:type="dxa"/>
          </w:tcPr>
          <w:p w14:paraId="487CE457" w14:textId="77777777" w:rsidR="00E275F5" w:rsidRDefault="007E1C67">
            <w:r>
              <w:t>Mandatory</w:t>
            </w:r>
          </w:p>
        </w:tc>
        <w:tc>
          <w:tcPr>
            <w:tcW w:w="2254" w:type="dxa"/>
          </w:tcPr>
          <w:p w14:paraId="7A50C3CE" w14:textId="77777777" w:rsidR="00E275F5" w:rsidRDefault="007E1C67">
            <w:r>
              <w:t>Notes</w:t>
            </w:r>
          </w:p>
        </w:tc>
      </w:tr>
      <w:tr w:rsidR="000D2657" w14:paraId="33FF231B" w14:textId="77777777" w:rsidTr="000D2657">
        <w:tc>
          <w:tcPr>
            <w:tcW w:w="2254" w:type="dxa"/>
          </w:tcPr>
          <w:p w14:paraId="2213FF6B" w14:textId="77777777" w:rsidR="000D2657" w:rsidRDefault="000D2657" w:rsidP="000D2657">
            <w:r>
              <w:t>Workers List</w:t>
            </w:r>
          </w:p>
        </w:tc>
        <w:tc>
          <w:tcPr>
            <w:tcW w:w="2254" w:type="dxa"/>
          </w:tcPr>
          <w:p w14:paraId="743A7227" w14:textId="77777777" w:rsidR="000D2657" w:rsidRDefault="000D2657" w:rsidP="000D2657">
            <w:commentRangeStart w:id="87"/>
            <w:commentRangeStart w:id="88"/>
            <w:r w:rsidRPr="00000515">
              <w:rPr>
                <w:highlight w:val="yellow"/>
              </w:rPr>
              <w:t>Upload</w:t>
            </w:r>
            <w:r>
              <w:t xml:space="preserve"> </w:t>
            </w:r>
            <w:commentRangeEnd w:id="87"/>
            <w:r w:rsidR="00AD57C3">
              <w:rPr>
                <w:rStyle w:val="CommentReference"/>
                <w:sz w:val="22"/>
                <w:szCs w:val="24"/>
              </w:rPr>
              <w:commentReference w:id="87"/>
            </w:r>
            <w:commentRangeEnd w:id="88"/>
            <w:r w:rsidR="00CA7312">
              <w:rPr>
                <w:rStyle w:val="CommentReference"/>
                <w:sz w:val="22"/>
                <w:szCs w:val="24"/>
              </w:rPr>
              <w:commentReference w:id="88"/>
            </w:r>
            <w:r>
              <w:t>or repeatable entry</w:t>
            </w:r>
          </w:p>
        </w:tc>
        <w:tc>
          <w:tcPr>
            <w:tcW w:w="2254" w:type="dxa"/>
          </w:tcPr>
          <w:p w14:paraId="013A2A8C" w14:textId="16D6B5F2" w:rsidR="000D2657" w:rsidRDefault="000D2657" w:rsidP="000D2657">
            <w:r>
              <w:t>Yes</w:t>
            </w:r>
          </w:p>
        </w:tc>
        <w:tc>
          <w:tcPr>
            <w:tcW w:w="2254" w:type="dxa"/>
          </w:tcPr>
          <w:p w14:paraId="2F7EF163" w14:textId="26AA4960" w:rsidR="000D2657" w:rsidRDefault="000D2657" w:rsidP="000D2657">
            <w:r>
              <w:t>Name, NRIC/FIN, trade or occupation, employer company and work permit number</w:t>
            </w:r>
          </w:p>
        </w:tc>
      </w:tr>
      <w:tr w:rsidR="000D2657" w14:paraId="549CD100" w14:textId="77777777" w:rsidTr="000D2657">
        <w:tc>
          <w:tcPr>
            <w:tcW w:w="2254" w:type="dxa"/>
          </w:tcPr>
          <w:p w14:paraId="5DF2945E" w14:textId="77777777" w:rsidR="000D2657" w:rsidRDefault="000D2657" w:rsidP="000D2657">
            <w:r>
              <w:t>Person in Charge - Name</w:t>
            </w:r>
          </w:p>
        </w:tc>
        <w:tc>
          <w:tcPr>
            <w:tcW w:w="2254" w:type="dxa"/>
          </w:tcPr>
          <w:p w14:paraId="3E32BC44" w14:textId="77777777" w:rsidR="000D2657" w:rsidRDefault="000D2657" w:rsidP="000D2657">
            <w:r>
              <w:t>Text</w:t>
            </w:r>
          </w:p>
        </w:tc>
        <w:tc>
          <w:tcPr>
            <w:tcW w:w="2254" w:type="dxa"/>
          </w:tcPr>
          <w:p w14:paraId="3B6D6441" w14:textId="412B9ED1" w:rsidR="000D2657" w:rsidRDefault="000D2657" w:rsidP="000D2657">
            <w:r>
              <w:t>Yes</w:t>
            </w:r>
          </w:p>
        </w:tc>
        <w:tc>
          <w:tcPr>
            <w:tcW w:w="2254" w:type="dxa"/>
          </w:tcPr>
          <w:p w14:paraId="6EABEC80" w14:textId="6DCDBF77" w:rsidR="000D2657" w:rsidRDefault="000D2657" w:rsidP="000D2657"/>
        </w:tc>
      </w:tr>
      <w:tr w:rsidR="000D2657" w14:paraId="2854A89C" w14:textId="77777777" w:rsidTr="000D2657">
        <w:tc>
          <w:tcPr>
            <w:tcW w:w="2254" w:type="dxa"/>
          </w:tcPr>
          <w:p w14:paraId="1F0AD96C" w14:textId="77777777" w:rsidR="000D2657" w:rsidRDefault="000D2657" w:rsidP="000D2657">
            <w:r>
              <w:t>Person in Charge - Mobile</w:t>
            </w:r>
          </w:p>
        </w:tc>
        <w:tc>
          <w:tcPr>
            <w:tcW w:w="2254" w:type="dxa"/>
          </w:tcPr>
          <w:p w14:paraId="7E43D7B3" w14:textId="77777777" w:rsidR="000D2657" w:rsidRDefault="000D2657" w:rsidP="000D2657">
            <w:r>
              <w:t>Text</w:t>
            </w:r>
          </w:p>
        </w:tc>
        <w:tc>
          <w:tcPr>
            <w:tcW w:w="2254" w:type="dxa"/>
          </w:tcPr>
          <w:p w14:paraId="0BB6FB92" w14:textId="4643E2FE" w:rsidR="000D2657" w:rsidRDefault="000D2657" w:rsidP="000D2657">
            <w:r>
              <w:t>Yes</w:t>
            </w:r>
          </w:p>
        </w:tc>
        <w:tc>
          <w:tcPr>
            <w:tcW w:w="2254" w:type="dxa"/>
          </w:tcPr>
          <w:p w14:paraId="05DDC82A" w14:textId="09371F09" w:rsidR="000D2657" w:rsidRDefault="000D2657" w:rsidP="000D2657"/>
        </w:tc>
      </w:tr>
      <w:tr w:rsidR="00E275F5" w14:paraId="7FF0E9B5" w14:textId="77777777" w:rsidTr="000D2657">
        <w:tc>
          <w:tcPr>
            <w:tcW w:w="2254" w:type="dxa"/>
          </w:tcPr>
          <w:p w14:paraId="52D528BC" w14:textId="77777777" w:rsidR="00E275F5" w:rsidRDefault="007E1C67">
            <w:r>
              <w:t>Person in Charge - Office Number</w:t>
            </w:r>
          </w:p>
        </w:tc>
        <w:tc>
          <w:tcPr>
            <w:tcW w:w="2254" w:type="dxa"/>
          </w:tcPr>
          <w:p w14:paraId="568899C0" w14:textId="77777777" w:rsidR="00E275F5" w:rsidRDefault="007E1C67">
            <w:r>
              <w:t>Text</w:t>
            </w:r>
          </w:p>
        </w:tc>
        <w:tc>
          <w:tcPr>
            <w:tcW w:w="2254" w:type="dxa"/>
          </w:tcPr>
          <w:p w14:paraId="517F3257" w14:textId="77777777" w:rsidR="00E275F5" w:rsidRDefault="007E1C67">
            <w:r>
              <w:t>No</w:t>
            </w:r>
          </w:p>
        </w:tc>
        <w:tc>
          <w:tcPr>
            <w:tcW w:w="2254" w:type="dxa"/>
          </w:tcPr>
          <w:p w14:paraId="17BB1A69" w14:textId="0CDE9BAC" w:rsidR="00E275F5" w:rsidRDefault="00E275F5"/>
        </w:tc>
      </w:tr>
    </w:tbl>
    <w:p w14:paraId="64BF68A2" w14:textId="77777777" w:rsidR="00E275F5" w:rsidRDefault="007E1C67">
      <w:pPr>
        <w:pStyle w:val="Heading3"/>
      </w:pPr>
      <w:bookmarkStart w:id="89" w:name="_Toc235466344"/>
      <w:r>
        <w:t>Remarks and Declaration</w:t>
      </w:r>
      <w:bookmarkEnd w:id="89"/>
    </w:p>
    <w:tbl>
      <w:tblPr>
        <w:tblStyle w:val="TableGrid"/>
        <w:tblW w:w="0" w:type="auto"/>
        <w:tblLook w:val="04A0" w:firstRow="1" w:lastRow="0" w:firstColumn="1" w:lastColumn="0" w:noHBand="0" w:noVBand="1"/>
      </w:tblPr>
      <w:tblGrid>
        <w:gridCol w:w="2255"/>
        <w:gridCol w:w="2254"/>
        <w:gridCol w:w="2254"/>
        <w:gridCol w:w="2253"/>
      </w:tblGrid>
      <w:tr w:rsidR="00E275F5" w14:paraId="4FB4F0FF" w14:textId="77777777" w:rsidTr="00E275F5">
        <w:trPr>
          <w:cnfStyle w:val="100000000000" w:firstRow="1" w:lastRow="0" w:firstColumn="0" w:lastColumn="0" w:oddVBand="0" w:evenVBand="0" w:oddHBand="0" w:evenHBand="0" w:firstRowFirstColumn="0" w:firstRowLastColumn="0" w:lastRowFirstColumn="0" w:lastRowLastColumn="0"/>
        </w:trPr>
        <w:tc>
          <w:tcPr>
            <w:tcW w:w="2256" w:type="dxa"/>
          </w:tcPr>
          <w:p w14:paraId="1E1E0730" w14:textId="77777777" w:rsidR="00E275F5" w:rsidRDefault="007E1C67">
            <w:r>
              <w:t>Field</w:t>
            </w:r>
          </w:p>
        </w:tc>
        <w:tc>
          <w:tcPr>
            <w:tcW w:w="2256" w:type="dxa"/>
          </w:tcPr>
          <w:p w14:paraId="01068B57" w14:textId="77777777" w:rsidR="00E275F5" w:rsidRDefault="007E1C67">
            <w:r>
              <w:t>Type</w:t>
            </w:r>
          </w:p>
        </w:tc>
        <w:tc>
          <w:tcPr>
            <w:tcW w:w="2256" w:type="dxa"/>
          </w:tcPr>
          <w:p w14:paraId="731C4658" w14:textId="77777777" w:rsidR="00E275F5" w:rsidRDefault="007E1C67">
            <w:r>
              <w:t>Mandatory</w:t>
            </w:r>
          </w:p>
        </w:tc>
        <w:tc>
          <w:tcPr>
            <w:tcW w:w="2256" w:type="dxa"/>
          </w:tcPr>
          <w:p w14:paraId="1EC39196" w14:textId="77777777" w:rsidR="00E275F5" w:rsidRDefault="007E1C67">
            <w:r>
              <w:t>Notes</w:t>
            </w:r>
          </w:p>
        </w:tc>
      </w:tr>
      <w:tr w:rsidR="00E275F5" w14:paraId="58E00CFB" w14:textId="77777777" w:rsidTr="00E275F5">
        <w:tc>
          <w:tcPr>
            <w:tcW w:w="2256" w:type="dxa"/>
          </w:tcPr>
          <w:p w14:paraId="6B8E47BE" w14:textId="77777777" w:rsidR="00E275F5" w:rsidRDefault="007E1C67">
            <w:r>
              <w:t>Remarks</w:t>
            </w:r>
          </w:p>
        </w:tc>
        <w:tc>
          <w:tcPr>
            <w:tcW w:w="2256" w:type="dxa"/>
          </w:tcPr>
          <w:p w14:paraId="4C632D72" w14:textId="77777777" w:rsidR="00E275F5" w:rsidRDefault="007E1C67">
            <w:r>
              <w:t>Free text</w:t>
            </w:r>
          </w:p>
        </w:tc>
        <w:tc>
          <w:tcPr>
            <w:tcW w:w="2256" w:type="dxa"/>
          </w:tcPr>
          <w:p w14:paraId="13D35E23" w14:textId="77777777" w:rsidR="00E275F5" w:rsidRDefault="007E1C67">
            <w:r>
              <w:t>No</w:t>
            </w:r>
          </w:p>
        </w:tc>
        <w:tc>
          <w:tcPr>
            <w:tcW w:w="2256" w:type="dxa"/>
          </w:tcPr>
          <w:p w14:paraId="2ECF1186" w14:textId="780E178E" w:rsidR="00E275F5" w:rsidRDefault="00E275F5"/>
        </w:tc>
      </w:tr>
      <w:tr w:rsidR="00E275F5" w14:paraId="54F26748" w14:textId="77777777" w:rsidTr="00E275F5">
        <w:tc>
          <w:tcPr>
            <w:tcW w:w="2256" w:type="dxa"/>
          </w:tcPr>
          <w:p w14:paraId="265EE814" w14:textId="77777777" w:rsidR="00E275F5" w:rsidRDefault="007E1C67">
            <w:r>
              <w:lastRenderedPageBreak/>
              <w:t>Privacy Policy Agreement</w:t>
            </w:r>
          </w:p>
        </w:tc>
        <w:tc>
          <w:tcPr>
            <w:tcW w:w="2256" w:type="dxa"/>
          </w:tcPr>
          <w:p w14:paraId="21FA1A83" w14:textId="77777777" w:rsidR="00E275F5" w:rsidRDefault="007E1C67">
            <w:r>
              <w:t>Checkbox</w:t>
            </w:r>
          </w:p>
        </w:tc>
        <w:tc>
          <w:tcPr>
            <w:tcW w:w="2256" w:type="dxa"/>
          </w:tcPr>
          <w:p w14:paraId="12D7E5DD" w14:textId="77777777" w:rsidR="00E275F5" w:rsidRDefault="007E1C67">
            <w:r>
              <w:t>Yes</w:t>
            </w:r>
          </w:p>
        </w:tc>
        <w:tc>
          <w:tcPr>
            <w:tcW w:w="2256" w:type="dxa"/>
          </w:tcPr>
          <w:p w14:paraId="7F9A13B1" w14:textId="4FAA8A23" w:rsidR="00E275F5" w:rsidRDefault="00E275F5"/>
        </w:tc>
      </w:tr>
    </w:tbl>
    <w:p w14:paraId="37E5A2AE" w14:textId="50F6C22A" w:rsidR="0024615D" w:rsidRDefault="000F6343" w:rsidP="0035036A">
      <w:pPr>
        <w:pStyle w:val="Heading2"/>
      </w:pPr>
      <w:bookmarkStart w:id="90" w:name="_Toc235466345"/>
      <w:r>
        <w:t>Application Submission Rules</w:t>
      </w:r>
      <w:bookmarkEnd w:id="90"/>
    </w:p>
    <w:p w14:paraId="7F9EBB82" w14:textId="184638E2" w:rsidR="0024615D" w:rsidRDefault="0019432E" w:rsidP="007E1C67">
      <w:pPr>
        <w:pStyle w:val="ListParagraph"/>
        <w:numPr>
          <w:ilvl w:val="0"/>
          <w:numId w:val="3"/>
        </w:numPr>
      </w:pPr>
      <w:r w:rsidRPr="0019432E">
        <w:t>An NOP application shall be eligible for submission only after all fields marked Mandatory and all applicable conditional fields have been completed.</w:t>
      </w:r>
    </w:p>
    <w:p w14:paraId="078C6350" w14:textId="5B227F4D" w:rsidR="0024615D" w:rsidRDefault="000F6343" w:rsidP="007E1C67">
      <w:pPr>
        <w:pStyle w:val="ListParagraph"/>
        <w:numPr>
          <w:ilvl w:val="0"/>
          <w:numId w:val="3"/>
        </w:numPr>
      </w:pPr>
      <w:r>
        <w:t>Upon successful submission, each NOP application shall be assigned a unique reference number in the format SEN/NP/YYYYMMDD/NNN.</w:t>
      </w:r>
    </w:p>
    <w:p w14:paraId="2FCABBEC" w14:textId="080D0B61" w:rsidR="0024615D" w:rsidRDefault="000F6343" w:rsidP="007E1C67">
      <w:pPr>
        <w:pStyle w:val="ListParagraph"/>
        <w:numPr>
          <w:ilvl w:val="0"/>
          <w:numId w:val="3"/>
        </w:numPr>
      </w:pPr>
      <w:r>
        <w:t>The selected Validity End Date shall remain within the maximum duration permitted for the selected NOP Category.</w:t>
      </w:r>
    </w:p>
    <w:p w14:paraId="0F9807A2" w14:textId="273F1867" w:rsidR="0024615D" w:rsidRDefault="000F6343" w:rsidP="007E1C67">
      <w:pPr>
        <w:pStyle w:val="ListParagraph"/>
        <w:numPr>
          <w:ilvl w:val="0"/>
          <w:numId w:val="3"/>
        </w:numPr>
      </w:pPr>
      <w:r>
        <w:t>If the permitted duration is exceeded, submission shall be prevented and the applicant shall be informed of the applicable limit.</w:t>
      </w:r>
    </w:p>
    <w:p w14:paraId="65D927C0" w14:textId="77777777" w:rsidR="00AE42EA" w:rsidRDefault="00AE42EA" w:rsidP="00CB7EBB">
      <w:pPr>
        <w:pStyle w:val="Heading3"/>
      </w:pPr>
      <w:bookmarkStart w:id="91" w:name="_Toc235466346"/>
      <w:r>
        <w:t>Supporting Document Schedule</w:t>
      </w:r>
      <w:bookmarkEnd w:id="91"/>
    </w:p>
    <w:p w14:paraId="0E54A4FD" w14:textId="5C486AEA" w:rsidR="0024615D" w:rsidRDefault="000F6343" w:rsidP="007E1C67">
      <w:r>
        <w:t>The following schedule defines the supporting documents associated with an NOP application. The Requirement classification applies to the completed NOP record.</w:t>
      </w:r>
    </w:p>
    <w:tbl>
      <w:tblPr>
        <w:tblStyle w:val="SJ"/>
        <w:tblW w:w="9016" w:type="dxa"/>
        <w:tblLook w:val="04A0" w:firstRow="1" w:lastRow="0" w:firstColumn="1" w:lastColumn="0" w:noHBand="0" w:noVBand="1"/>
      </w:tblPr>
      <w:tblGrid>
        <w:gridCol w:w="1815"/>
        <w:gridCol w:w="2473"/>
        <w:gridCol w:w="1693"/>
        <w:gridCol w:w="3035"/>
      </w:tblGrid>
      <w:tr w:rsidR="00E1484B" w14:paraId="08DFBB04" w14:textId="77777777" w:rsidTr="00207F2F">
        <w:trPr>
          <w:cnfStyle w:val="100000000000" w:firstRow="1" w:lastRow="0" w:firstColumn="0" w:lastColumn="0" w:oddVBand="0" w:evenVBand="0" w:oddHBand="0" w:evenHBand="0" w:firstRowFirstColumn="0" w:firstRowLastColumn="0" w:lastRowFirstColumn="0" w:lastRowLastColumn="0"/>
        </w:trPr>
        <w:tc>
          <w:tcPr>
            <w:tcW w:w="1815" w:type="dxa"/>
          </w:tcPr>
          <w:p w14:paraId="054BA09B" w14:textId="775D2E15" w:rsidR="00E1484B" w:rsidRDefault="00E1484B">
            <w:r>
              <w:t>Document Groups</w:t>
            </w:r>
          </w:p>
        </w:tc>
        <w:tc>
          <w:tcPr>
            <w:tcW w:w="2473" w:type="dxa"/>
          </w:tcPr>
          <w:p w14:paraId="56D6DCDF" w14:textId="7EBA486A" w:rsidR="00E1484B" w:rsidRDefault="00E1484B">
            <w:r>
              <w:t>Supporting Document</w:t>
            </w:r>
          </w:p>
        </w:tc>
        <w:tc>
          <w:tcPr>
            <w:tcW w:w="1693" w:type="dxa"/>
          </w:tcPr>
          <w:p w14:paraId="4CD105C1" w14:textId="77777777" w:rsidR="00E1484B" w:rsidRDefault="00E1484B">
            <w:r>
              <w:t>Requirement</w:t>
            </w:r>
          </w:p>
        </w:tc>
        <w:tc>
          <w:tcPr>
            <w:tcW w:w="3035" w:type="dxa"/>
          </w:tcPr>
          <w:p w14:paraId="09D69A07" w14:textId="77777777" w:rsidR="00E1484B" w:rsidRDefault="00E1484B">
            <w:r>
              <w:t>Trigger or Condition</w:t>
            </w:r>
          </w:p>
        </w:tc>
      </w:tr>
      <w:tr w:rsidR="00E1484B" w14:paraId="0F84CC69" w14:textId="77777777" w:rsidTr="00207F2F">
        <w:tc>
          <w:tcPr>
            <w:tcW w:w="1815" w:type="dxa"/>
            <w:vMerge w:val="restart"/>
          </w:tcPr>
          <w:p w14:paraId="66CA9CD2" w14:textId="16DC8777" w:rsidR="00E1484B" w:rsidRDefault="00E1484B">
            <w:r>
              <w:t>Baseline Documents</w:t>
            </w:r>
          </w:p>
        </w:tc>
        <w:tc>
          <w:tcPr>
            <w:tcW w:w="2473" w:type="dxa"/>
          </w:tcPr>
          <w:p w14:paraId="0A162BF9" w14:textId="2C44CF1F" w:rsidR="00E1484B" w:rsidRDefault="00E1484B">
            <w:r>
              <w:t>Risk Assessment Form</w:t>
            </w:r>
          </w:p>
        </w:tc>
        <w:tc>
          <w:tcPr>
            <w:tcW w:w="1693" w:type="dxa"/>
          </w:tcPr>
          <w:p w14:paraId="47843608" w14:textId="23011D61" w:rsidR="00E1484B" w:rsidRDefault="00547219">
            <w:r>
              <w:t>Mandatory</w:t>
            </w:r>
          </w:p>
        </w:tc>
        <w:tc>
          <w:tcPr>
            <w:tcW w:w="3035" w:type="dxa"/>
          </w:tcPr>
          <w:p w14:paraId="36199C0F" w14:textId="7EE28FE1" w:rsidR="00E1484B" w:rsidRDefault="0017428E">
            <w:r>
              <w:t>All NOP applications</w:t>
            </w:r>
          </w:p>
        </w:tc>
      </w:tr>
      <w:tr w:rsidR="00E1484B" w14:paraId="7C67C69F" w14:textId="77777777" w:rsidTr="00207F2F">
        <w:tc>
          <w:tcPr>
            <w:tcW w:w="1815" w:type="dxa"/>
            <w:vMerge/>
          </w:tcPr>
          <w:p w14:paraId="7F493F20" w14:textId="77777777" w:rsidR="00E1484B" w:rsidRDefault="00E1484B"/>
        </w:tc>
        <w:tc>
          <w:tcPr>
            <w:tcW w:w="2473" w:type="dxa"/>
          </w:tcPr>
          <w:p w14:paraId="74A28D44" w14:textId="0E0C0C87" w:rsidR="00E1484B" w:rsidRDefault="00E1484B">
            <w:r>
              <w:t>Method Statement, including Scope of Works</w:t>
            </w:r>
          </w:p>
        </w:tc>
        <w:tc>
          <w:tcPr>
            <w:tcW w:w="1693" w:type="dxa"/>
          </w:tcPr>
          <w:p w14:paraId="2B36A94F" w14:textId="0C0E9C0E" w:rsidR="00E1484B" w:rsidRDefault="00547219">
            <w:r>
              <w:t>Mandatory</w:t>
            </w:r>
          </w:p>
        </w:tc>
        <w:tc>
          <w:tcPr>
            <w:tcW w:w="3035" w:type="dxa"/>
          </w:tcPr>
          <w:p w14:paraId="6B0A122A" w14:textId="690867F9" w:rsidR="00E1484B" w:rsidRDefault="0017428E">
            <w:r>
              <w:t>All NOP applications</w:t>
            </w:r>
          </w:p>
        </w:tc>
      </w:tr>
      <w:tr w:rsidR="00E1484B" w14:paraId="5B2E1953" w14:textId="77777777" w:rsidTr="00207F2F">
        <w:tc>
          <w:tcPr>
            <w:tcW w:w="1815" w:type="dxa"/>
            <w:vMerge/>
          </w:tcPr>
          <w:p w14:paraId="64F27120" w14:textId="77777777" w:rsidR="00E1484B" w:rsidRDefault="00E1484B" w:rsidP="00E1484B"/>
        </w:tc>
        <w:tc>
          <w:tcPr>
            <w:tcW w:w="2473" w:type="dxa"/>
          </w:tcPr>
          <w:p w14:paraId="43EACD97" w14:textId="40B63243" w:rsidR="00E1484B" w:rsidRDefault="00E1484B" w:rsidP="00E1484B">
            <w:r>
              <w:t>Detailed Location Plan</w:t>
            </w:r>
          </w:p>
        </w:tc>
        <w:tc>
          <w:tcPr>
            <w:tcW w:w="1693" w:type="dxa"/>
          </w:tcPr>
          <w:p w14:paraId="21DDE217" w14:textId="0665F370" w:rsidR="00E1484B" w:rsidRDefault="00547219" w:rsidP="00E1484B">
            <w:r>
              <w:t>Mandatory</w:t>
            </w:r>
          </w:p>
        </w:tc>
        <w:tc>
          <w:tcPr>
            <w:tcW w:w="3035" w:type="dxa"/>
          </w:tcPr>
          <w:p w14:paraId="583743BA" w14:textId="28F9688C" w:rsidR="00E1484B" w:rsidRDefault="0017428E" w:rsidP="00E1484B">
            <w:r>
              <w:t>All NOP applications</w:t>
            </w:r>
          </w:p>
        </w:tc>
      </w:tr>
      <w:tr w:rsidR="00A1100F" w14:paraId="6A60E113" w14:textId="77777777" w:rsidTr="00207F2F">
        <w:tc>
          <w:tcPr>
            <w:tcW w:w="1815" w:type="dxa"/>
            <w:vMerge w:val="restart"/>
          </w:tcPr>
          <w:p w14:paraId="66F6EB82" w14:textId="129DD864" w:rsidR="00A1100F" w:rsidRDefault="0011574C" w:rsidP="00A13008">
            <w:r>
              <w:t xml:space="preserve">Approval Matrix </w:t>
            </w:r>
            <w:r w:rsidR="00A1100F">
              <w:t>Conditional</w:t>
            </w:r>
            <w:r w:rsidR="004F750A">
              <w:t xml:space="preserve"> Documents</w:t>
            </w:r>
          </w:p>
        </w:tc>
        <w:tc>
          <w:tcPr>
            <w:tcW w:w="2473" w:type="dxa"/>
          </w:tcPr>
          <w:p w14:paraId="29B5BD5C" w14:textId="4CECF75D" w:rsidR="00A1100F" w:rsidRDefault="00A1100F" w:rsidP="00A13008">
            <w:r>
              <w:t>Equipment and Personnel List</w:t>
            </w:r>
          </w:p>
        </w:tc>
        <w:tc>
          <w:tcPr>
            <w:tcW w:w="1693" w:type="dxa"/>
          </w:tcPr>
          <w:p w14:paraId="3C2E31D0" w14:textId="39DA8287" w:rsidR="00A1100F" w:rsidRDefault="00A1100F" w:rsidP="00A13008">
            <w:r>
              <w:t>Conditional</w:t>
            </w:r>
          </w:p>
        </w:tc>
        <w:tc>
          <w:tcPr>
            <w:tcW w:w="3035" w:type="dxa"/>
          </w:tcPr>
          <w:p w14:paraId="5339C5AA" w14:textId="4655BAC9" w:rsidR="00A1100F" w:rsidRDefault="00A1100F" w:rsidP="00A13008"/>
        </w:tc>
      </w:tr>
      <w:tr w:rsidR="00A1100F" w14:paraId="1A92A127" w14:textId="77777777" w:rsidTr="00207F2F">
        <w:tc>
          <w:tcPr>
            <w:tcW w:w="1815" w:type="dxa"/>
            <w:vMerge/>
          </w:tcPr>
          <w:p w14:paraId="039E22EF" w14:textId="77777777" w:rsidR="00A1100F" w:rsidRDefault="00A1100F" w:rsidP="00A13008"/>
        </w:tc>
        <w:tc>
          <w:tcPr>
            <w:tcW w:w="2473" w:type="dxa"/>
          </w:tcPr>
          <w:p w14:paraId="64AED4B5" w14:textId="0ECE436C" w:rsidR="00A1100F" w:rsidRDefault="00A1100F" w:rsidP="00A13008">
            <w:r>
              <w:t>Stakeholder Coordination Documents</w:t>
            </w:r>
          </w:p>
        </w:tc>
        <w:tc>
          <w:tcPr>
            <w:tcW w:w="1693" w:type="dxa"/>
          </w:tcPr>
          <w:p w14:paraId="22231233" w14:textId="19FD3990" w:rsidR="00A1100F" w:rsidRDefault="00A1100F" w:rsidP="00A13008">
            <w:r>
              <w:t>Conditional</w:t>
            </w:r>
          </w:p>
        </w:tc>
        <w:tc>
          <w:tcPr>
            <w:tcW w:w="3035" w:type="dxa"/>
          </w:tcPr>
          <w:p w14:paraId="367DFE54" w14:textId="77777777" w:rsidR="00A1100F" w:rsidRDefault="00A1100F" w:rsidP="00A13008"/>
        </w:tc>
      </w:tr>
      <w:tr w:rsidR="00A1100F" w14:paraId="4BDA79EA" w14:textId="77777777" w:rsidTr="00207F2F">
        <w:tc>
          <w:tcPr>
            <w:tcW w:w="1815" w:type="dxa"/>
            <w:vMerge/>
          </w:tcPr>
          <w:p w14:paraId="796AA336" w14:textId="77777777" w:rsidR="00A1100F" w:rsidRDefault="00A1100F" w:rsidP="00297736"/>
        </w:tc>
        <w:tc>
          <w:tcPr>
            <w:tcW w:w="2473" w:type="dxa"/>
          </w:tcPr>
          <w:p w14:paraId="0B044CBA" w14:textId="359C7B5E" w:rsidR="00A1100F" w:rsidRDefault="00A1100F" w:rsidP="00297736">
            <w:r>
              <w:t>Regulatory Compliance Evidence</w:t>
            </w:r>
          </w:p>
        </w:tc>
        <w:tc>
          <w:tcPr>
            <w:tcW w:w="1693" w:type="dxa"/>
          </w:tcPr>
          <w:p w14:paraId="3F0023A8" w14:textId="4F3584D6" w:rsidR="00A1100F" w:rsidRDefault="00A1100F" w:rsidP="00297736">
            <w:r>
              <w:t>Conditional</w:t>
            </w:r>
          </w:p>
        </w:tc>
        <w:tc>
          <w:tcPr>
            <w:tcW w:w="3035" w:type="dxa"/>
          </w:tcPr>
          <w:p w14:paraId="0364C4B1" w14:textId="77777777" w:rsidR="00A1100F" w:rsidRDefault="00A1100F" w:rsidP="00297736"/>
        </w:tc>
      </w:tr>
      <w:tr w:rsidR="00297736" w14:paraId="6148A357" w14:textId="77777777" w:rsidTr="00207F2F">
        <w:tc>
          <w:tcPr>
            <w:tcW w:w="1815" w:type="dxa"/>
          </w:tcPr>
          <w:p w14:paraId="00529BFA" w14:textId="06E85198" w:rsidR="00297736" w:rsidRDefault="00297736" w:rsidP="00297736">
            <w:r>
              <w:t>Road Closure</w:t>
            </w:r>
          </w:p>
        </w:tc>
        <w:tc>
          <w:tcPr>
            <w:tcW w:w="2473" w:type="dxa"/>
          </w:tcPr>
          <w:p w14:paraId="343BBB39" w14:textId="4728B91E" w:rsidR="00297736" w:rsidRDefault="00297736" w:rsidP="00297736">
            <w:r>
              <w:t>Traffic Management Plan</w:t>
            </w:r>
          </w:p>
        </w:tc>
        <w:tc>
          <w:tcPr>
            <w:tcW w:w="1693" w:type="dxa"/>
          </w:tcPr>
          <w:p w14:paraId="3C7DD885" w14:textId="77777777" w:rsidR="00297736" w:rsidRDefault="00297736" w:rsidP="00297736">
            <w:r>
              <w:t>Conditional</w:t>
            </w:r>
          </w:p>
        </w:tc>
        <w:tc>
          <w:tcPr>
            <w:tcW w:w="3035" w:type="dxa"/>
          </w:tcPr>
          <w:p w14:paraId="42E83511" w14:textId="77777777" w:rsidR="00297736" w:rsidRDefault="00297736" w:rsidP="00297736">
            <w:r>
              <w:t>Partial or full closure of a lane or road on Sentosa, including Sentosa Gateway, is selected</w:t>
            </w:r>
          </w:p>
        </w:tc>
      </w:tr>
      <w:tr w:rsidR="00297736" w14:paraId="742FF7AD" w14:textId="77777777" w:rsidTr="00207F2F">
        <w:tc>
          <w:tcPr>
            <w:tcW w:w="1815" w:type="dxa"/>
          </w:tcPr>
          <w:p w14:paraId="283E622C" w14:textId="041F410C" w:rsidR="00297736" w:rsidRDefault="00297736" w:rsidP="00297736">
            <w:r>
              <w:lastRenderedPageBreak/>
              <w:t>Scaffolding Involved</w:t>
            </w:r>
          </w:p>
        </w:tc>
        <w:tc>
          <w:tcPr>
            <w:tcW w:w="2473" w:type="dxa"/>
          </w:tcPr>
          <w:p w14:paraId="7C48EBC0" w14:textId="3E0F27DA" w:rsidR="00297736" w:rsidRDefault="00297736" w:rsidP="00297736">
            <w:r>
              <w:t>PE-Endorsed Calculation Documents for Working at Height</w:t>
            </w:r>
          </w:p>
        </w:tc>
        <w:tc>
          <w:tcPr>
            <w:tcW w:w="1693" w:type="dxa"/>
          </w:tcPr>
          <w:p w14:paraId="148926AE" w14:textId="66789C67" w:rsidR="00297736" w:rsidRDefault="00297736" w:rsidP="00297736">
            <w:r>
              <w:t>Conditional</w:t>
            </w:r>
          </w:p>
        </w:tc>
        <w:tc>
          <w:tcPr>
            <w:tcW w:w="3035" w:type="dxa"/>
          </w:tcPr>
          <w:p w14:paraId="6C9D937C" w14:textId="3C14FCD3" w:rsidR="00297736" w:rsidRDefault="00297736" w:rsidP="00297736">
            <w:r>
              <w:t xml:space="preserve">Working at Height Above 30 Metres is selected </w:t>
            </w:r>
            <w:r w:rsidRPr="0098128F">
              <w:rPr>
                <w:b/>
                <w:bCs/>
              </w:rPr>
              <w:t>and</w:t>
            </w:r>
            <w:r>
              <w:t xml:space="preserve"> Scaffolding Involved is Yes</w:t>
            </w:r>
          </w:p>
        </w:tc>
      </w:tr>
      <w:tr w:rsidR="00297736" w14:paraId="73A8196E" w14:textId="77777777" w:rsidTr="00207F2F">
        <w:tc>
          <w:tcPr>
            <w:tcW w:w="1815" w:type="dxa"/>
          </w:tcPr>
          <w:p w14:paraId="3A4A4130" w14:textId="0C340997" w:rsidR="00297736" w:rsidRDefault="00297736" w:rsidP="00297736">
            <w:r>
              <w:t>Seafront Works</w:t>
            </w:r>
          </w:p>
        </w:tc>
        <w:tc>
          <w:tcPr>
            <w:tcW w:w="2473" w:type="dxa"/>
          </w:tcPr>
          <w:p w14:paraId="4DB3952B" w14:textId="42AEDCC1" w:rsidR="00297736" w:rsidRDefault="00297736" w:rsidP="00297736">
            <w:r>
              <w:t>PE-Endorsed Lateral-Load Calculations</w:t>
            </w:r>
            <w:r w:rsidR="00523B6F">
              <w:t xml:space="preserve"> Documents</w:t>
            </w:r>
            <w:r>
              <w:t xml:space="preserve"> for Temporary Works Along the Seafront</w:t>
            </w:r>
          </w:p>
        </w:tc>
        <w:tc>
          <w:tcPr>
            <w:tcW w:w="1693" w:type="dxa"/>
          </w:tcPr>
          <w:p w14:paraId="7D6E7E71" w14:textId="6CB33A5E" w:rsidR="00297736" w:rsidRDefault="00297736" w:rsidP="00297736">
            <w:r>
              <w:t>Conditional</w:t>
            </w:r>
          </w:p>
        </w:tc>
        <w:tc>
          <w:tcPr>
            <w:tcW w:w="3035" w:type="dxa"/>
          </w:tcPr>
          <w:p w14:paraId="12F59D81" w14:textId="32D30FDA" w:rsidR="00297736" w:rsidRDefault="00297736" w:rsidP="00297736">
            <w:r>
              <w:t>Temporary Works Along the Seafront is selected</w:t>
            </w:r>
          </w:p>
        </w:tc>
      </w:tr>
      <w:tr w:rsidR="00297736" w14:paraId="119B0E59" w14:textId="77777777" w:rsidTr="00207F2F">
        <w:tc>
          <w:tcPr>
            <w:tcW w:w="1815" w:type="dxa"/>
            <w:vMerge w:val="restart"/>
          </w:tcPr>
          <w:p w14:paraId="04C60D8D" w14:textId="6613E0A8" w:rsidR="00297736" w:rsidRDefault="00297736" w:rsidP="00297736">
            <w:r>
              <w:t>Excavation Works</w:t>
            </w:r>
          </w:p>
        </w:tc>
        <w:tc>
          <w:tcPr>
            <w:tcW w:w="2473" w:type="dxa"/>
          </w:tcPr>
          <w:p w14:paraId="3D02842F" w14:textId="239E6B4B" w:rsidR="00297736" w:rsidRDefault="00297736" w:rsidP="00297736">
            <w:r>
              <w:t>C&amp;S PE Documentation for Excavation Work</w:t>
            </w:r>
          </w:p>
        </w:tc>
        <w:tc>
          <w:tcPr>
            <w:tcW w:w="1693" w:type="dxa"/>
          </w:tcPr>
          <w:p w14:paraId="2495CE20" w14:textId="0F86E30E" w:rsidR="00297736" w:rsidRDefault="00297736" w:rsidP="00297736">
            <w:r>
              <w:t>Conditional</w:t>
            </w:r>
          </w:p>
        </w:tc>
        <w:tc>
          <w:tcPr>
            <w:tcW w:w="3035" w:type="dxa"/>
          </w:tcPr>
          <w:p w14:paraId="22116D4E" w14:textId="44C15C83" w:rsidR="00297736" w:rsidRDefault="00297736" w:rsidP="00297736">
            <w:r>
              <w:t>Excavation Work is selected</w:t>
            </w:r>
          </w:p>
        </w:tc>
      </w:tr>
      <w:tr w:rsidR="00297736" w14:paraId="221283A9" w14:textId="77777777" w:rsidTr="00207F2F">
        <w:tc>
          <w:tcPr>
            <w:tcW w:w="1815" w:type="dxa"/>
            <w:vMerge/>
          </w:tcPr>
          <w:p w14:paraId="7D771176" w14:textId="77777777" w:rsidR="00297736" w:rsidRDefault="00297736" w:rsidP="00297736"/>
        </w:tc>
        <w:tc>
          <w:tcPr>
            <w:tcW w:w="2473" w:type="dxa"/>
          </w:tcPr>
          <w:p w14:paraId="5BE5CEA8" w14:textId="4906F1EB" w:rsidR="00297736" w:rsidRDefault="00297736" w:rsidP="00297736">
            <w:r>
              <w:t>Geotechnical PE Documentation</w:t>
            </w:r>
          </w:p>
        </w:tc>
        <w:tc>
          <w:tcPr>
            <w:tcW w:w="1693" w:type="dxa"/>
          </w:tcPr>
          <w:p w14:paraId="1A35E75D" w14:textId="2A7BA687" w:rsidR="00297736" w:rsidRDefault="00297736" w:rsidP="00297736">
            <w:r>
              <w:t>Conditional</w:t>
            </w:r>
          </w:p>
        </w:tc>
        <w:tc>
          <w:tcPr>
            <w:tcW w:w="3035" w:type="dxa"/>
          </w:tcPr>
          <w:p w14:paraId="59A37117" w14:textId="77777777" w:rsidR="004F3E9E" w:rsidRDefault="00297736" w:rsidP="00297736">
            <w:r>
              <w:t xml:space="preserve">Excavation Work is selected </w:t>
            </w:r>
            <w:r w:rsidRPr="004F3E9E">
              <w:rPr>
                <w:b/>
                <w:bCs/>
              </w:rPr>
              <w:t>and</w:t>
            </w:r>
            <w:r>
              <w:t xml:space="preserve"> Excavation Depth exceeds 6 metres.</w:t>
            </w:r>
          </w:p>
          <w:p w14:paraId="20F99695" w14:textId="6539A268" w:rsidR="00297736" w:rsidRDefault="004F3E9E" w:rsidP="00297736">
            <w:r>
              <w:t>D</w:t>
            </w:r>
            <w:r w:rsidR="00297736">
              <w:t>ocument is additional to C&amp;S PE Documentation</w:t>
            </w:r>
          </w:p>
        </w:tc>
      </w:tr>
      <w:tr w:rsidR="00297736" w14:paraId="18A5438C" w14:textId="77777777" w:rsidTr="00207F2F">
        <w:tc>
          <w:tcPr>
            <w:tcW w:w="1815" w:type="dxa"/>
          </w:tcPr>
          <w:p w14:paraId="211B57CF" w14:textId="025C256A" w:rsidR="00297736" w:rsidRDefault="00297736" w:rsidP="00297736">
            <w:r>
              <w:t>Lifting Operations</w:t>
            </w:r>
          </w:p>
        </w:tc>
        <w:tc>
          <w:tcPr>
            <w:tcW w:w="2473" w:type="dxa"/>
          </w:tcPr>
          <w:p w14:paraId="310452C7" w14:textId="4AB1DE69" w:rsidR="00297736" w:rsidRDefault="00297736" w:rsidP="00297736">
            <w:r>
              <w:t>Lifting Plan and Critical Operations Submission</w:t>
            </w:r>
          </w:p>
        </w:tc>
        <w:tc>
          <w:tcPr>
            <w:tcW w:w="1693" w:type="dxa"/>
          </w:tcPr>
          <w:p w14:paraId="0DE86713" w14:textId="24AE3012" w:rsidR="00297736" w:rsidRDefault="00297736" w:rsidP="00297736">
            <w:r>
              <w:t>Conditional</w:t>
            </w:r>
          </w:p>
        </w:tc>
        <w:tc>
          <w:tcPr>
            <w:tcW w:w="3035" w:type="dxa"/>
          </w:tcPr>
          <w:p w14:paraId="27C70205" w14:textId="4976F8C8" w:rsidR="00297736" w:rsidRDefault="00297736" w:rsidP="00297736">
            <w:r>
              <w:t>Lifting Operations Involved is Yes</w:t>
            </w:r>
          </w:p>
        </w:tc>
      </w:tr>
      <w:tr w:rsidR="00297736" w14:paraId="76CA3E95" w14:textId="77777777" w:rsidTr="00207F2F">
        <w:tc>
          <w:tcPr>
            <w:tcW w:w="1815" w:type="dxa"/>
            <w:vMerge w:val="restart"/>
          </w:tcPr>
          <w:p w14:paraId="4BD593F8" w14:textId="181DAB62" w:rsidR="00297736" w:rsidRDefault="00297736" w:rsidP="00297736">
            <w:r>
              <w:t>Optional</w:t>
            </w:r>
            <w:r w:rsidR="00AF3ACC">
              <w:t>s</w:t>
            </w:r>
          </w:p>
        </w:tc>
        <w:tc>
          <w:tcPr>
            <w:tcW w:w="2473" w:type="dxa"/>
          </w:tcPr>
          <w:p w14:paraId="3639066D" w14:textId="64E5ACB1" w:rsidR="00297736" w:rsidRDefault="00297736" w:rsidP="00297736">
            <w:r>
              <w:t>Environment Consultation Form</w:t>
            </w:r>
          </w:p>
        </w:tc>
        <w:tc>
          <w:tcPr>
            <w:tcW w:w="1693" w:type="dxa"/>
          </w:tcPr>
          <w:p w14:paraId="6FE2837C" w14:textId="5A1EEFB2" w:rsidR="00297736" w:rsidRDefault="00297736" w:rsidP="00297736">
            <w:r>
              <w:t>Optional</w:t>
            </w:r>
          </w:p>
        </w:tc>
        <w:tc>
          <w:tcPr>
            <w:tcW w:w="3035" w:type="dxa"/>
          </w:tcPr>
          <w:p w14:paraId="5FDB2FEB" w14:textId="418E3763" w:rsidR="00297736" w:rsidRDefault="00297736" w:rsidP="00297736"/>
        </w:tc>
      </w:tr>
      <w:tr w:rsidR="00297736" w14:paraId="2EFFC28C" w14:textId="77777777" w:rsidTr="00207F2F">
        <w:tc>
          <w:tcPr>
            <w:tcW w:w="1815" w:type="dxa"/>
            <w:vMerge/>
          </w:tcPr>
          <w:p w14:paraId="47A4FD4A" w14:textId="77777777" w:rsidR="00297736" w:rsidRDefault="00297736" w:rsidP="00297736"/>
        </w:tc>
        <w:tc>
          <w:tcPr>
            <w:tcW w:w="2473" w:type="dxa"/>
          </w:tcPr>
          <w:p w14:paraId="47CFCFC4" w14:textId="413BEE9A" w:rsidR="00297736" w:rsidRDefault="00297736" w:rsidP="00297736">
            <w:r>
              <w:t>URA/MND Written Directions</w:t>
            </w:r>
          </w:p>
        </w:tc>
        <w:tc>
          <w:tcPr>
            <w:tcW w:w="1693" w:type="dxa"/>
          </w:tcPr>
          <w:p w14:paraId="7DE027C4" w14:textId="333D6D60" w:rsidR="00297736" w:rsidRDefault="00297736" w:rsidP="00297736">
            <w:r>
              <w:t>Optional</w:t>
            </w:r>
          </w:p>
        </w:tc>
        <w:tc>
          <w:tcPr>
            <w:tcW w:w="3035" w:type="dxa"/>
          </w:tcPr>
          <w:p w14:paraId="1B628E74" w14:textId="07EFA45D" w:rsidR="00297736" w:rsidRDefault="00297736" w:rsidP="00297736"/>
        </w:tc>
      </w:tr>
      <w:tr w:rsidR="00297736" w14:paraId="6FBB9763" w14:textId="77777777" w:rsidTr="00207F2F">
        <w:tc>
          <w:tcPr>
            <w:tcW w:w="1815" w:type="dxa"/>
            <w:vMerge/>
          </w:tcPr>
          <w:p w14:paraId="7F2F78EE" w14:textId="77777777" w:rsidR="00297736" w:rsidRDefault="00297736" w:rsidP="00297736"/>
        </w:tc>
        <w:tc>
          <w:tcPr>
            <w:tcW w:w="2473" w:type="dxa"/>
          </w:tcPr>
          <w:p w14:paraId="24D73680" w14:textId="50C0462C" w:rsidR="00297736" w:rsidRDefault="00297736" w:rsidP="00297736">
            <w:r>
              <w:t>Approved EIA Report</w:t>
            </w:r>
          </w:p>
        </w:tc>
        <w:tc>
          <w:tcPr>
            <w:tcW w:w="1693" w:type="dxa"/>
          </w:tcPr>
          <w:p w14:paraId="4BB0E3BB" w14:textId="7B50EC2F" w:rsidR="00297736" w:rsidRDefault="00297736" w:rsidP="00297736">
            <w:r>
              <w:t>Optional</w:t>
            </w:r>
          </w:p>
        </w:tc>
        <w:tc>
          <w:tcPr>
            <w:tcW w:w="3035" w:type="dxa"/>
          </w:tcPr>
          <w:p w14:paraId="5C1D6BC0" w14:textId="0F813DA2" w:rsidR="00297736" w:rsidRDefault="00297736" w:rsidP="00297736"/>
        </w:tc>
      </w:tr>
      <w:tr w:rsidR="00297736" w14:paraId="000DDD09" w14:textId="77777777" w:rsidTr="00207F2F">
        <w:tc>
          <w:tcPr>
            <w:tcW w:w="1815" w:type="dxa"/>
            <w:vMerge/>
          </w:tcPr>
          <w:p w14:paraId="571D2A7A" w14:textId="77777777" w:rsidR="00297736" w:rsidRDefault="00297736" w:rsidP="00297736"/>
        </w:tc>
        <w:tc>
          <w:tcPr>
            <w:tcW w:w="2473" w:type="dxa"/>
          </w:tcPr>
          <w:p w14:paraId="0AABADB9" w14:textId="0E625094" w:rsidR="00297736" w:rsidRDefault="00297736" w:rsidP="00297736">
            <w:r>
              <w:t>Approved EMMP Inception Report</w:t>
            </w:r>
          </w:p>
        </w:tc>
        <w:tc>
          <w:tcPr>
            <w:tcW w:w="1693" w:type="dxa"/>
          </w:tcPr>
          <w:p w14:paraId="2DE03F8A" w14:textId="6CBA040C" w:rsidR="00297736" w:rsidRDefault="00297736" w:rsidP="00297736">
            <w:r>
              <w:t>Optional</w:t>
            </w:r>
          </w:p>
        </w:tc>
        <w:tc>
          <w:tcPr>
            <w:tcW w:w="3035" w:type="dxa"/>
          </w:tcPr>
          <w:p w14:paraId="0EF24A02" w14:textId="6C262C04" w:rsidR="00297736" w:rsidRDefault="00297736" w:rsidP="00297736"/>
        </w:tc>
      </w:tr>
      <w:tr w:rsidR="00297736" w14:paraId="722BCEB3" w14:textId="77777777" w:rsidTr="00207F2F">
        <w:tc>
          <w:tcPr>
            <w:tcW w:w="1815" w:type="dxa"/>
            <w:vMerge/>
          </w:tcPr>
          <w:p w14:paraId="366ECCBC" w14:textId="77777777" w:rsidR="00297736" w:rsidRDefault="00297736" w:rsidP="00297736"/>
        </w:tc>
        <w:tc>
          <w:tcPr>
            <w:tcW w:w="2473" w:type="dxa"/>
          </w:tcPr>
          <w:p w14:paraId="2EE55F7D" w14:textId="2742F72F" w:rsidR="00297736" w:rsidRDefault="00297736" w:rsidP="00297736">
            <w:r>
              <w:t>Other Relevant Authority Approval or Permit</w:t>
            </w:r>
          </w:p>
        </w:tc>
        <w:tc>
          <w:tcPr>
            <w:tcW w:w="1693" w:type="dxa"/>
          </w:tcPr>
          <w:p w14:paraId="2C75B643" w14:textId="4F1182C4" w:rsidR="00297736" w:rsidRDefault="00297736" w:rsidP="00297736">
            <w:r>
              <w:t>Optional</w:t>
            </w:r>
          </w:p>
        </w:tc>
        <w:tc>
          <w:tcPr>
            <w:tcW w:w="3035" w:type="dxa"/>
          </w:tcPr>
          <w:p w14:paraId="3ADE0327" w14:textId="0F739030" w:rsidR="00297736" w:rsidRDefault="00297736" w:rsidP="00297736"/>
        </w:tc>
      </w:tr>
      <w:tr w:rsidR="00297736" w14:paraId="5DD30126" w14:textId="77777777" w:rsidTr="00207F2F">
        <w:tc>
          <w:tcPr>
            <w:tcW w:w="1815" w:type="dxa"/>
            <w:vMerge/>
          </w:tcPr>
          <w:p w14:paraId="22F2AEDB" w14:textId="77777777" w:rsidR="00297736" w:rsidRDefault="00297736" w:rsidP="00297736"/>
        </w:tc>
        <w:tc>
          <w:tcPr>
            <w:tcW w:w="2473" w:type="dxa"/>
          </w:tcPr>
          <w:p w14:paraId="15A59993" w14:textId="3E51F622" w:rsidR="00297736" w:rsidRDefault="00297736" w:rsidP="00297736">
            <w:r>
              <w:t>Work Schedule</w:t>
            </w:r>
          </w:p>
        </w:tc>
        <w:tc>
          <w:tcPr>
            <w:tcW w:w="1693" w:type="dxa"/>
          </w:tcPr>
          <w:p w14:paraId="056547CB" w14:textId="695C4C4B" w:rsidR="00297736" w:rsidRDefault="00297736" w:rsidP="00297736">
            <w:r>
              <w:t>Optional</w:t>
            </w:r>
          </w:p>
        </w:tc>
        <w:tc>
          <w:tcPr>
            <w:tcW w:w="3035" w:type="dxa"/>
          </w:tcPr>
          <w:p w14:paraId="197FFB29" w14:textId="14E7C033" w:rsidR="00297736" w:rsidRDefault="00297736" w:rsidP="00297736">
            <w:r>
              <w:t>Where provided by the applicant</w:t>
            </w:r>
          </w:p>
        </w:tc>
      </w:tr>
      <w:tr w:rsidR="00297736" w14:paraId="5D873555" w14:textId="77777777" w:rsidTr="00207F2F">
        <w:tc>
          <w:tcPr>
            <w:tcW w:w="1815" w:type="dxa"/>
            <w:vMerge/>
          </w:tcPr>
          <w:p w14:paraId="115B1029" w14:textId="77777777" w:rsidR="00297736" w:rsidRDefault="00297736" w:rsidP="00297736"/>
        </w:tc>
        <w:tc>
          <w:tcPr>
            <w:tcW w:w="2473" w:type="dxa"/>
          </w:tcPr>
          <w:p w14:paraId="180EDA88" w14:textId="5C7BB852" w:rsidR="00297736" w:rsidRDefault="00297736" w:rsidP="00297736">
            <w:r>
              <w:t>Others</w:t>
            </w:r>
          </w:p>
        </w:tc>
        <w:tc>
          <w:tcPr>
            <w:tcW w:w="1693" w:type="dxa"/>
          </w:tcPr>
          <w:p w14:paraId="6110AEE6" w14:textId="5CCA9CE1" w:rsidR="00297736" w:rsidRDefault="00297736" w:rsidP="00297736">
            <w:r>
              <w:t>Optional</w:t>
            </w:r>
          </w:p>
        </w:tc>
        <w:tc>
          <w:tcPr>
            <w:tcW w:w="3035" w:type="dxa"/>
          </w:tcPr>
          <w:p w14:paraId="58129FBF" w14:textId="77777777" w:rsidR="00297736" w:rsidRDefault="00297736" w:rsidP="00297736">
            <w:r>
              <w:t>The applicant elects to provide additional supporting information</w:t>
            </w:r>
          </w:p>
        </w:tc>
      </w:tr>
    </w:tbl>
    <w:p w14:paraId="2715DAA4" w14:textId="77777777" w:rsidR="00AE42EA" w:rsidRDefault="00AE42EA" w:rsidP="00CB7EBB">
      <w:pPr>
        <w:pStyle w:val="Heading3"/>
      </w:pPr>
      <w:bookmarkStart w:id="92" w:name="_Toc235466347"/>
      <w:r>
        <w:t>Conditional Document Contents</w:t>
      </w:r>
      <w:bookmarkEnd w:id="92"/>
    </w:p>
    <w:tbl>
      <w:tblPr>
        <w:tblStyle w:val="TableGrid"/>
        <w:tblW w:w="0" w:type="auto"/>
        <w:tblLook w:val="04A0" w:firstRow="1" w:lastRow="0" w:firstColumn="1" w:lastColumn="0" w:noHBand="0" w:noVBand="1"/>
      </w:tblPr>
      <w:tblGrid>
        <w:gridCol w:w="4508"/>
        <w:gridCol w:w="4508"/>
      </w:tblGrid>
      <w:tr w:rsidR="00A37DD7" w14:paraId="5EC96E7E" w14:textId="77777777" w:rsidTr="00547219">
        <w:trPr>
          <w:cnfStyle w:val="100000000000" w:firstRow="1" w:lastRow="0" w:firstColumn="0" w:lastColumn="0" w:oddVBand="0" w:evenVBand="0" w:oddHBand="0" w:evenHBand="0" w:firstRowFirstColumn="0" w:firstRowLastColumn="0" w:lastRowFirstColumn="0" w:lastRowLastColumn="0"/>
        </w:trPr>
        <w:tc>
          <w:tcPr>
            <w:tcW w:w="4508" w:type="dxa"/>
          </w:tcPr>
          <w:p w14:paraId="00F2F412" w14:textId="6FC1D1F3" w:rsidR="00A37DD7" w:rsidRPr="00A37DD7" w:rsidRDefault="00A37DD7" w:rsidP="00B6023E">
            <w:r>
              <w:t>Submission</w:t>
            </w:r>
          </w:p>
        </w:tc>
        <w:tc>
          <w:tcPr>
            <w:tcW w:w="4508" w:type="dxa"/>
          </w:tcPr>
          <w:p w14:paraId="0389F6B0" w14:textId="1C86037B" w:rsidR="00A37DD7" w:rsidRPr="00A37DD7" w:rsidRDefault="00A37DD7" w:rsidP="00B6023E">
            <w:r>
              <w:t>Documents</w:t>
            </w:r>
          </w:p>
        </w:tc>
      </w:tr>
      <w:tr w:rsidR="00A37DD7" w14:paraId="1ACA0853" w14:textId="77777777" w:rsidTr="00547219">
        <w:tc>
          <w:tcPr>
            <w:tcW w:w="4508" w:type="dxa"/>
          </w:tcPr>
          <w:p w14:paraId="70A0B1B8" w14:textId="3531ACFB" w:rsidR="00A37DD7" w:rsidRPr="00A37DD7" w:rsidRDefault="00A37DD7" w:rsidP="00B6023E">
            <w:r w:rsidRPr="00A37DD7">
              <w:t>Lifting Plan and Critical Operations Submission</w:t>
            </w:r>
          </w:p>
        </w:tc>
        <w:tc>
          <w:tcPr>
            <w:tcW w:w="4508" w:type="dxa"/>
          </w:tcPr>
          <w:p w14:paraId="4723C0C8" w14:textId="77777777" w:rsidR="00A37DD7" w:rsidRDefault="00A37DD7" w:rsidP="0055474A">
            <w:pPr>
              <w:pStyle w:val="ListBullet"/>
            </w:pPr>
            <w:r>
              <w:t>Lifting Plan</w:t>
            </w:r>
          </w:p>
          <w:p w14:paraId="42EB6EC2" w14:textId="77777777" w:rsidR="00A37DD7" w:rsidRDefault="00A37DD7" w:rsidP="0025406A">
            <w:pPr>
              <w:pStyle w:val="ListBullet"/>
            </w:pPr>
            <w:r>
              <w:t>Calculations, site and access details</w:t>
            </w:r>
          </w:p>
          <w:p w14:paraId="42F1E6FE" w14:textId="77777777" w:rsidR="00A37DD7" w:rsidRDefault="00A37DD7" w:rsidP="0025406A">
            <w:pPr>
              <w:pStyle w:val="ListBullet"/>
            </w:pPr>
            <w:r>
              <w:t>Safe Work Procedure covering critical operations</w:t>
            </w:r>
          </w:p>
          <w:p w14:paraId="5FCEC78B" w14:textId="2B38F3E8" w:rsidR="00A37DD7" w:rsidRDefault="00A37DD7" w:rsidP="0025406A">
            <w:pPr>
              <w:pStyle w:val="ListBullet"/>
              <w:rPr>
                <w:b/>
                <w:bCs/>
              </w:rPr>
            </w:pPr>
            <w:r>
              <w:t>Professional Engineer endorsement where applicable</w:t>
            </w:r>
          </w:p>
        </w:tc>
      </w:tr>
      <w:tr w:rsidR="00A37DD7" w14:paraId="446AF2D5" w14:textId="77777777" w:rsidTr="00547219">
        <w:tc>
          <w:tcPr>
            <w:tcW w:w="4508" w:type="dxa"/>
          </w:tcPr>
          <w:p w14:paraId="53AE100C" w14:textId="52C55B12" w:rsidR="00A37DD7" w:rsidRPr="00A37DD7" w:rsidRDefault="00A37DD7" w:rsidP="00A37DD7">
            <w:r w:rsidRPr="00A37DD7">
              <w:t>Equipment and Personnel List</w:t>
            </w:r>
          </w:p>
        </w:tc>
        <w:tc>
          <w:tcPr>
            <w:tcW w:w="4508" w:type="dxa"/>
          </w:tcPr>
          <w:p w14:paraId="10D32F1C" w14:textId="77777777" w:rsidR="002C2804" w:rsidRDefault="00A37DD7" w:rsidP="002C2804">
            <w:pPr>
              <w:pStyle w:val="ListBullet"/>
            </w:pPr>
            <w:r>
              <w:t>Applicable certificates</w:t>
            </w:r>
          </w:p>
          <w:p w14:paraId="590F221C" w14:textId="77777777" w:rsidR="002C2804" w:rsidRDefault="002C2804" w:rsidP="002C2804">
            <w:pPr>
              <w:pStyle w:val="ListBullet"/>
            </w:pPr>
            <w:r>
              <w:t>V</w:t>
            </w:r>
            <w:r w:rsidR="00A37DD7">
              <w:t>alid licences</w:t>
            </w:r>
          </w:p>
          <w:p w14:paraId="767DA58E" w14:textId="571B9AD1" w:rsidR="002C2804" w:rsidRDefault="002C2804" w:rsidP="002C2804">
            <w:pPr>
              <w:pStyle w:val="ListBullet"/>
            </w:pPr>
            <w:r>
              <w:t>E</w:t>
            </w:r>
            <w:r w:rsidR="00A37DD7">
              <w:t>quipment permits</w:t>
            </w:r>
          </w:p>
          <w:p w14:paraId="7CF36BDB" w14:textId="77777777" w:rsidR="0025406A" w:rsidRPr="0025406A" w:rsidRDefault="002C2804" w:rsidP="002C2804">
            <w:pPr>
              <w:pStyle w:val="ListBullet"/>
              <w:rPr>
                <w:b/>
                <w:bCs/>
              </w:rPr>
            </w:pPr>
            <w:r>
              <w:t>R</w:t>
            </w:r>
            <w:r w:rsidR="00A37DD7">
              <w:t>egistered inspector or</w:t>
            </w:r>
            <w:r>
              <w:t xml:space="preserve"> </w:t>
            </w:r>
            <w:r w:rsidR="00A37DD7">
              <w:t>Qualified Person endorsements</w:t>
            </w:r>
          </w:p>
          <w:p w14:paraId="57AA8987" w14:textId="1478E4EF" w:rsidR="00A37DD7" w:rsidRDefault="0025406A" w:rsidP="002C2804">
            <w:pPr>
              <w:pStyle w:val="ListBullet"/>
              <w:rPr>
                <w:b/>
                <w:bCs/>
              </w:rPr>
            </w:pPr>
            <w:r>
              <w:t>T</w:t>
            </w:r>
            <w:r w:rsidR="00A37DD7">
              <w:t>raining records</w:t>
            </w:r>
          </w:p>
        </w:tc>
      </w:tr>
      <w:tr w:rsidR="00A37DD7" w14:paraId="1E06608A" w14:textId="77777777" w:rsidTr="00547219">
        <w:tc>
          <w:tcPr>
            <w:tcW w:w="4508" w:type="dxa"/>
          </w:tcPr>
          <w:p w14:paraId="55F2B9B5" w14:textId="3AA5D79C" w:rsidR="00A37DD7" w:rsidRPr="00A37DD7" w:rsidRDefault="00A37DD7" w:rsidP="00B6023E">
            <w:r w:rsidRPr="00A37DD7">
              <w:t>Stakeholder Coordination Documents</w:t>
            </w:r>
          </w:p>
        </w:tc>
        <w:tc>
          <w:tcPr>
            <w:tcW w:w="4508" w:type="dxa"/>
          </w:tcPr>
          <w:p w14:paraId="0439F7F2" w14:textId="77777777" w:rsidR="002C2804" w:rsidRDefault="00A37DD7" w:rsidP="0025406A">
            <w:pPr>
              <w:pStyle w:val="ListBullet"/>
            </w:pPr>
            <w:r>
              <w:t>Stakeholder notifications</w:t>
            </w:r>
          </w:p>
          <w:p w14:paraId="26E6785A" w14:textId="77777777" w:rsidR="002C2804" w:rsidRDefault="002C2804" w:rsidP="0025406A">
            <w:pPr>
              <w:pStyle w:val="ListBullet"/>
            </w:pPr>
            <w:r>
              <w:t>E</w:t>
            </w:r>
            <w:r w:rsidR="00A37DD7">
              <w:t>mergency contacts</w:t>
            </w:r>
          </w:p>
          <w:p w14:paraId="5BCB36E9" w14:textId="268DBF09" w:rsidR="00A37DD7" w:rsidRDefault="00A37DD7" w:rsidP="0025406A">
            <w:pPr>
              <w:pStyle w:val="ListBullet"/>
              <w:rPr>
                <w:b/>
                <w:bCs/>
              </w:rPr>
            </w:pPr>
            <w:r>
              <w:t>Emergency Response Plan</w:t>
            </w:r>
          </w:p>
        </w:tc>
      </w:tr>
      <w:tr w:rsidR="00A37DD7" w14:paraId="0FB1E2D4" w14:textId="77777777" w:rsidTr="00547219">
        <w:tc>
          <w:tcPr>
            <w:tcW w:w="4508" w:type="dxa"/>
          </w:tcPr>
          <w:p w14:paraId="75B24414" w14:textId="10B09421" w:rsidR="00A37DD7" w:rsidRPr="00A37DD7" w:rsidRDefault="00A37DD7" w:rsidP="00B6023E">
            <w:r w:rsidRPr="00A37DD7">
              <w:t>Regulatory Compliance Evidence</w:t>
            </w:r>
          </w:p>
        </w:tc>
        <w:tc>
          <w:tcPr>
            <w:tcW w:w="4508" w:type="dxa"/>
          </w:tcPr>
          <w:p w14:paraId="2181A16A" w14:textId="4AFFCC8E" w:rsidR="002C2804" w:rsidRDefault="00A37DD7" w:rsidP="002C2804">
            <w:pPr>
              <w:pStyle w:val="ListBullet"/>
            </w:pPr>
            <w:r>
              <w:t>Applicable Workplace Safety and Health</w:t>
            </w:r>
            <w:r w:rsidR="005A301B">
              <w:t xml:space="preserve"> (WSH)</w:t>
            </w:r>
            <w:r>
              <w:t xml:space="preserve"> or Building and Construction Authority</w:t>
            </w:r>
            <w:r w:rsidR="005A301B">
              <w:t xml:space="preserve"> (BCA)</w:t>
            </w:r>
            <w:r>
              <w:t xml:space="preserve"> approvals</w:t>
            </w:r>
          </w:p>
          <w:p w14:paraId="21AD6A37" w14:textId="4CDE5357" w:rsidR="005A301B" w:rsidRDefault="00090A21" w:rsidP="0025406A">
            <w:pPr>
              <w:pStyle w:val="ListBullet"/>
            </w:pPr>
            <w:r>
              <w:t xml:space="preserve">Professional Engineer endorsement </w:t>
            </w:r>
          </w:p>
          <w:p w14:paraId="3C25709A" w14:textId="77777777" w:rsidR="00090A21" w:rsidRPr="0025406A" w:rsidRDefault="00A37DD7" w:rsidP="002C2804">
            <w:pPr>
              <w:pStyle w:val="ListBullet"/>
              <w:rPr>
                <w:b/>
                <w:bCs/>
              </w:rPr>
            </w:pPr>
            <w:r>
              <w:t>Licensed Electrical Worker endorsement</w:t>
            </w:r>
          </w:p>
          <w:p w14:paraId="52EAAB13" w14:textId="487B457C" w:rsidR="00A37DD7" w:rsidRDefault="002C2804" w:rsidP="0025406A">
            <w:pPr>
              <w:pStyle w:val="ListBullet"/>
              <w:rPr>
                <w:b/>
                <w:bCs/>
              </w:rPr>
            </w:pPr>
            <w:r>
              <w:t>I</w:t>
            </w:r>
            <w:r w:rsidR="00A37DD7">
              <w:t>nsurance documents including public liability insurance</w:t>
            </w:r>
          </w:p>
        </w:tc>
      </w:tr>
    </w:tbl>
    <w:p w14:paraId="585AAFE3" w14:textId="0B0E5490" w:rsidR="0035770D" w:rsidRDefault="000F6343" w:rsidP="00CB7EBB">
      <w:pPr>
        <w:pStyle w:val="Heading3"/>
      </w:pPr>
      <w:bookmarkStart w:id="93" w:name="_Toc235466348"/>
      <w:r>
        <w:t>Attachment Upload Rules</w:t>
      </w:r>
      <w:bookmarkEnd w:id="93"/>
    </w:p>
    <w:p w14:paraId="62E2B3F8" w14:textId="77777777" w:rsidR="00AE0E3C" w:rsidRDefault="00AE0E3C" w:rsidP="007E6FC6">
      <w:pPr>
        <w:pStyle w:val="ListParagraph"/>
        <w:numPr>
          <w:ilvl w:val="0"/>
          <w:numId w:val="48"/>
        </w:numPr>
      </w:pPr>
      <w:r w:rsidRPr="00AE0E3C">
        <w:t>Each supporting document classified as Mandatory in the Supporting Documents Schedule shall have a labelled upload field identified as Mandatory.</w:t>
      </w:r>
    </w:p>
    <w:p w14:paraId="6D60D8ED" w14:textId="08C75A5F" w:rsidR="00AE0E3C" w:rsidRPr="00AE0E3C" w:rsidRDefault="00AE0E3C" w:rsidP="007E6FC6">
      <w:pPr>
        <w:pStyle w:val="ListParagraph"/>
        <w:numPr>
          <w:ilvl w:val="0"/>
          <w:numId w:val="48"/>
        </w:numPr>
      </w:pPr>
      <w:r w:rsidRPr="00AE0E3C">
        <w:lastRenderedPageBreak/>
        <w:t>When the trigger for a Conditional supporting document is met, the CMS shall display the corresponding labelled upload field, identify it as Conditional and require the document.</w:t>
      </w:r>
    </w:p>
    <w:p w14:paraId="200198E6" w14:textId="77777777" w:rsidR="00AE0E3C" w:rsidRDefault="00AE0E3C" w:rsidP="007E6FC6">
      <w:pPr>
        <w:pStyle w:val="ListParagraph"/>
        <w:numPr>
          <w:ilvl w:val="0"/>
          <w:numId w:val="48"/>
        </w:numPr>
      </w:pPr>
      <w:r w:rsidRPr="00AE0E3C">
        <w:t>Upload fields for Optional supporting documents, including Others, shall remain available for applicants to provide applicable additional information.</w:t>
      </w:r>
    </w:p>
    <w:p w14:paraId="3A3ED0ED" w14:textId="77777777" w:rsidR="00AE0E3C" w:rsidRDefault="00AE0E3C" w:rsidP="007E6FC6">
      <w:pPr>
        <w:pStyle w:val="ListParagraph"/>
        <w:numPr>
          <w:ilvl w:val="0"/>
          <w:numId w:val="48"/>
        </w:numPr>
      </w:pPr>
      <w:r w:rsidRPr="00AE0E3C">
        <w:t>A standard NOP application shall be eligible for submission only after a file has been attached to every Mandatory upload field and every Conditional upload field whose trigger has been met.</w:t>
      </w:r>
    </w:p>
    <w:p w14:paraId="2BA0A4C6" w14:textId="5F9D8E49" w:rsidR="00AE0E3C" w:rsidRDefault="00AE0E3C" w:rsidP="007E6FC6">
      <w:pPr>
        <w:pStyle w:val="ListParagraph"/>
        <w:numPr>
          <w:ilvl w:val="0"/>
          <w:numId w:val="48"/>
        </w:numPr>
      </w:pPr>
      <w:r w:rsidRPr="00AE0E3C">
        <w:t>For an Urgent NOP, the configured initial-document rules in the Urgent NOP Classification section shall determine which required documents must accompany the initial submission and which may be deferred.</w:t>
      </w:r>
    </w:p>
    <w:p w14:paraId="46C15E10" w14:textId="5451DF7D" w:rsidR="00AE0E3C" w:rsidRDefault="00AE0E3C" w:rsidP="007E6FC6">
      <w:pPr>
        <w:pStyle w:val="ListParagraph"/>
        <w:numPr>
          <w:ilvl w:val="0"/>
          <w:numId w:val="48"/>
        </w:numPr>
      </w:pPr>
      <w:r>
        <w:t>T</w:t>
      </w:r>
      <w:r w:rsidRPr="00AE0E3C">
        <w:t xml:space="preserve">he approval and document-rule matrix shall define </w:t>
      </w:r>
      <w:r w:rsidR="007E6FC6">
        <w:t>the</w:t>
      </w:r>
      <w:r w:rsidRPr="00AE0E3C">
        <w:t xml:space="preserve"> additional Conditional supporting documents, triggers, responsible reviewers and resubmission requirements.</w:t>
      </w:r>
    </w:p>
    <w:p w14:paraId="6F68FA3A" w14:textId="77777777" w:rsidR="00AE0E3C" w:rsidRDefault="00AE0E3C" w:rsidP="007E6FC6">
      <w:pPr>
        <w:pStyle w:val="ListParagraph"/>
        <w:numPr>
          <w:ilvl w:val="0"/>
          <w:numId w:val="48"/>
        </w:numPr>
      </w:pPr>
      <w:r w:rsidRPr="00AE0E3C">
        <w:t>Attachment upload fields shall accept files in PDF, PNG, JPG, BMP and GIF formats.</w:t>
      </w:r>
    </w:p>
    <w:p w14:paraId="1153A5FD" w14:textId="503400FF" w:rsidR="00AE0E3C" w:rsidRPr="00AE0E3C" w:rsidRDefault="00AE0E3C" w:rsidP="007E6FC6">
      <w:pPr>
        <w:pStyle w:val="ListParagraph"/>
        <w:numPr>
          <w:ilvl w:val="0"/>
          <w:numId w:val="48"/>
        </w:numPr>
      </w:pPr>
      <w:r w:rsidRPr="00AE0E3C">
        <w:t>The responsible reviewer identified in the approval and document-rule matrix shall assess document contents, professional endorsements and technical adequacy.</w:t>
      </w:r>
    </w:p>
    <w:p w14:paraId="05D28CA0" w14:textId="77777777" w:rsidR="0035770D" w:rsidRDefault="000F6343">
      <w:pPr>
        <w:pStyle w:val="Heading2"/>
      </w:pPr>
      <w:bookmarkStart w:id="94" w:name="_Toc235466349"/>
      <w:r>
        <w:t>Map and Boundary Marking</w:t>
      </w:r>
      <w:bookmarkEnd w:id="94"/>
    </w:p>
    <w:p w14:paraId="263CF2C6" w14:textId="77777777" w:rsidR="0024615D" w:rsidRDefault="000F6343" w:rsidP="0007533E">
      <w:pPr>
        <w:pStyle w:val="ListParagraph"/>
        <w:numPr>
          <w:ilvl w:val="0"/>
          <w:numId w:val="20"/>
        </w:numPr>
      </w:pPr>
      <w:r>
        <w:t>The NOP application form shall include an embedded OneMap interface for location identification and work-boundary marking.</w:t>
      </w:r>
    </w:p>
    <w:p w14:paraId="0B3A56F9" w14:textId="77777777" w:rsidR="0024615D" w:rsidRDefault="000F6343" w:rsidP="0007533E">
      <w:pPr>
        <w:pStyle w:val="ListParagraph"/>
        <w:numPr>
          <w:ilvl w:val="0"/>
          <w:numId w:val="20"/>
        </w:numPr>
      </w:pPr>
      <w:r>
        <w:t>The applicant shall be able to search for and identify the work location using available address, road name, building and postal code information.</w:t>
      </w:r>
    </w:p>
    <w:p w14:paraId="5827350B" w14:textId="77777777" w:rsidR="0024615D" w:rsidRDefault="000F6343" w:rsidP="0007533E">
      <w:pPr>
        <w:pStyle w:val="ListParagraph"/>
        <w:numPr>
          <w:ilvl w:val="0"/>
          <w:numId w:val="20"/>
        </w:numPr>
      </w:pPr>
      <w:r>
        <w:t>The selected location and mapped work boundary shall be associated with the NOP application record.</w:t>
      </w:r>
    </w:p>
    <w:p w14:paraId="5E528753" w14:textId="77777777" w:rsidR="0035770D" w:rsidRDefault="000F6343">
      <w:pPr>
        <w:pStyle w:val="Heading2"/>
      </w:pPr>
      <w:bookmarkStart w:id="95" w:name="_Toc235466350"/>
      <w:r>
        <w:t>Draft Save and Retrieval</w:t>
      </w:r>
      <w:bookmarkEnd w:id="95"/>
    </w:p>
    <w:p w14:paraId="732AD5BD" w14:textId="77777777" w:rsidR="0024615D" w:rsidRDefault="000F6343" w:rsidP="0007533E">
      <w:pPr>
        <w:pStyle w:val="ListParagraph"/>
        <w:numPr>
          <w:ilvl w:val="0"/>
          <w:numId w:val="19"/>
        </w:numPr>
      </w:pPr>
      <w:r>
        <w:t>The applicant shall be able to save an incomplete NOP application as a draft at any point before submission.</w:t>
      </w:r>
    </w:p>
    <w:p w14:paraId="4D569F55" w14:textId="77777777" w:rsidR="0024615D" w:rsidRPr="00000515" w:rsidRDefault="000F6343" w:rsidP="0007533E">
      <w:pPr>
        <w:pStyle w:val="ListParagraph"/>
        <w:numPr>
          <w:ilvl w:val="0"/>
          <w:numId w:val="19"/>
        </w:numPr>
        <w:rPr>
          <w:highlight w:val="yellow"/>
        </w:rPr>
      </w:pPr>
      <w:commentRangeStart w:id="96"/>
      <w:commentRangeStart w:id="97"/>
      <w:commentRangeStart w:id="98"/>
      <w:commentRangeStart w:id="99"/>
      <w:r w:rsidRPr="00000515">
        <w:rPr>
          <w:highlight w:val="yellow"/>
        </w:rPr>
        <w:t>The applicant shall be able to retrieve and continue editing their saved draft before submission.</w:t>
      </w:r>
      <w:commentRangeEnd w:id="96"/>
      <w:r w:rsidR="00216885" w:rsidRPr="00000515">
        <w:rPr>
          <w:rStyle w:val="CommentReference"/>
          <w:sz w:val="22"/>
          <w:szCs w:val="24"/>
          <w:highlight w:val="yellow"/>
        </w:rPr>
        <w:commentReference w:id="96"/>
      </w:r>
      <w:commentRangeEnd w:id="97"/>
      <w:r w:rsidR="00A74097" w:rsidRPr="00000515">
        <w:rPr>
          <w:rStyle w:val="CommentReference"/>
          <w:sz w:val="22"/>
          <w:szCs w:val="24"/>
          <w:highlight w:val="yellow"/>
        </w:rPr>
        <w:commentReference w:id="97"/>
      </w:r>
      <w:commentRangeEnd w:id="98"/>
      <w:r w:rsidR="00AD57C3" w:rsidRPr="00000515">
        <w:rPr>
          <w:rStyle w:val="CommentReference"/>
          <w:sz w:val="22"/>
          <w:szCs w:val="24"/>
          <w:highlight w:val="yellow"/>
        </w:rPr>
        <w:commentReference w:id="98"/>
      </w:r>
      <w:commentRangeEnd w:id="99"/>
      <w:r w:rsidR="00434E10" w:rsidRPr="00000515">
        <w:rPr>
          <w:rStyle w:val="CommentReference"/>
          <w:sz w:val="22"/>
          <w:szCs w:val="24"/>
          <w:highlight w:val="yellow"/>
        </w:rPr>
        <w:commentReference w:id="99"/>
      </w:r>
    </w:p>
    <w:p w14:paraId="203486D0" w14:textId="1D3BBDD9" w:rsidR="003A4B33" w:rsidRDefault="003A4B33" w:rsidP="00CF1FD2">
      <w:pPr>
        <w:pStyle w:val="ListParagraph"/>
        <w:numPr>
          <w:ilvl w:val="0"/>
          <w:numId w:val="19"/>
        </w:numPr>
      </w:pPr>
      <w:r>
        <w:t>Saved drafts will be listed in the applicant’s My NOP Applications area</w:t>
      </w:r>
      <w:r w:rsidR="002740E2">
        <w:t>.</w:t>
      </w:r>
    </w:p>
    <w:p w14:paraId="6A17D001" w14:textId="3BA0BB0C" w:rsidR="00CF1FD2" w:rsidRDefault="00CF1FD2" w:rsidP="00CF1FD2">
      <w:pPr>
        <w:pStyle w:val="ListParagraph"/>
        <w:numPr>
          <w:ilvl w:val="0"/>
          <w:numId w:val="19"/>
        </w:numPr>
      </w:pPr>
      <w:r>
        <w:t xml:space="preserve">An applicant shall be able to delete an unsubmitted </w:t>
      </w:r>
      <w:r w:rsidR="00B3554F">
        <w:t>d</w:t>
      </w:r>
      <w:r>
        <w:t>raft that they own so that an application that is no longer required can be removed before submission.</w:t>
      </w:r>
    </w:p>
    <w:p w14:paraId="6A17D002" w14:textId="19A2763D" w:rsidR="00CF1FD2" w:rsidRDefault="00B3554F" w:rsidP="00CF1FD2">
      <w:pPr>
        <w:pStyle w:val="ListParagraph"/>
        <w:numPr>
          <w:ilvl w:val="0"/>
          <w:numId w:val="19"/>
        </w:numPr>
      </w:pPr>
      <w:r>
        <w:t>A</w:t>
      </w:r>
      <w:r w:rsidR="00CF1FD2">
        <w:t>pplicant</w:t>
      </w:r>
      <w:r>
        <w:t xml:space="preserve"> is</w:t>
      </w:r>
      <w:r w:rsidR="00CF1FD2">
        <w:t xml:space="preserve"> to confirm the deletion before permanently deleting the </w:t>
      </w:r>
      <w:r>
        <w:t>d</w:t>
      </w:r>
      <w:r w:rsidR="00CF1FD2">
        <w:t>raft so that accidental deletion is prevented.</w:t>
      </w:r>
    </w:p>
    <w:p w14:paraId="6E7DAE97" w14:textId="77777777" w:rsidR="0035770D" w:rsidRDefault="000F6343">
      <w:pPr>
        <w:pStyle w:val="Heading2"/>
      </w:pPr>
      <w:bookmarkStart w:id="100" w:name="_Toc235466351"/>
      <w:r>
        <w:t>Urgent NOP Classification</w:t>
      </w:r>
      <w:bookmarkEnd w:id="100"/>
    </w:p>
    <w:p w14:paraId="72F99C5C" w14:textId="4DA0E50F" w:rsidR="005E3EBE" w:rsidRDefault="009707A6" w:rsidP="005E3EBE">
      <w:pPr>
        <w:pStyle w:val="ListParagraph"/>
        <w:numPr>
          <w:ilvl w:val="0"/>
          <w:numId w:val="5"/>
        </w:numPr>
      </w:pPr>
      <w:r>
        <w:t>A</w:t>
      </w:r>
      <w:r w:rsidR="005E3EBE">
        <w:t xml:space="preserve">pplication </w:t>
      </w:r>
      <w:r>
        <w:t xml:space="preserve">are </w:t>
      </w:r>
      <w:r w:rsidR="005E3EBE">
        <w:t>automatically be classified as an Urgent NOP where the</w:t>
      </w:r>
      <w:r>
        <w:t xml:space="preserve"> requested</w:t>
      </w:r>
      <w:r w:rsidR="005E3EBE">
        <w:t xml:space="preserve"> work start date is fewer than 7 calendar days from the submission date. A proposed start date exactly 7 calendar days after submission shall follow the standard NOP process.</w:t>
      </w:r>
    </w:p>
    <w:p w14:paraId="6A21D6FE" w14:textId="1198119F" w:rsidR="004E5A10" w:rsidRDefault="004E5A10" w:rsidP="005E3EBE">
      <w:pPr>
        <w:pStyle w:val="ListParagraph"/>
        <w:numPr>
          <w:ilvl w:val="0"/>
          <w:numId w:val="5"/>
        </w:numPr>
      </w:pPr>
      <w:ins w:id="101" w:author="Shin Feng WONG" w:date="2026-09-07T10:07:00Z" w16du:dateUtc="2026-09-07T02:07:00Z">
        <w:r>
          <w:t>In-Principle Approval is granted when all IPA Approvers have approved</w:t>
        </w:r>
        <w:r w:rsidR="00F67D02">
          <w:t>.</w:t>
        </w:r>
      </w:ins>
    </w:p>
    <w:p w14:paraId="4C16CD1C" w14:textId="6E96DC75" w:rsidR="00F67D02" w:rsidRDefault="00F67D02" w:rsidP="005E3EBE">
      <w:pPr>
        <w:pStyle w:val="ListParagraph"/>
        <w:numPr>
          <w:ilvl w:val="0"/>
          <w:numId w:val="5"/>
        </w:numPr>
      </w:pPr>
      <w:ins w:id="102" w:author="Shin Feng WONG" w:date="2026-09-07T10:07:00Z" w16du:dateUtc="2026-09-07T02:07:00Z">
        <w:r>
          <w:lastRenderedPageBreak/>
          <w:t>Granted IPA authorises work to start within the requested period.</w:t>
        </w:r>
      </w:ins>
    </w:p>
    <w:p w14:paraId="55207E9E" w14:textId="0A2250A8" w:rsidR="00F67D02" w:rsidRDefault="00F67D02" w:rsidP="005E3EBE">
      <w:pPr>
        <w:pStyle w:val="ListParagraph"/>
        <w:numPr>
          <w:ilvl w:val="0"/>
          <w:numId w:val="5"/>
        </w:numPr>
      </w:pPr>
      <w:ins w:id="103" w:author="Shin Feng WONG" w:date="2026-09-07T10:07:00Z" w16du:dateUtc="2026-09-07T02:07:00Z">
        <w:r>
          <w:t>The Applica</w:t>
        </w:r>
      </w:ins>
      <w:ins w:id="104" w:author="Shin Feng WONG" w:date="2026-09-07T10:08:00Z" w16du:dateUtc="2026-09-07T02:08:00Z">
        <w:r>
          <w:t>nt is still required to complete the full NOP application, attaching all required supporting documents and submits through the NOP workflow.</w:t>
        </w:r>
      </w:ins>
    </w:p>
    <w:p w14:paraId="130985B0" w14:textId="642C7C92" w:rsidR="007870E0" w:rsidRDefault="00E82AC4" w:rsidP="007E1C67">
      <w:pPr>
        <w:pStyle w:val="ListParagraph"/>
        <w:numPr>
          <w:ilvl w:val="0"/>
          <w:numId w:val="5"/>
        </w:numPr>
      </w:pPr>
      <w:r>
        <w:t>Before submission, the applicant shall be informed that the application has been classified as Urgent and shown which required supporting documents may be submitted later.</w:t>
      </w:r>
    </w:p>
    <w:p w14:paraId="1A3EE5D9" w14:textId="0903EFB8" w:rsidR="0071201C" w:rsidRDefault="00C91508" w:rsidP="007E1C67">
      <w:pPr>
        <w:pStyle w:val="ListParagraph"/>
        <w:numPr>
          <w:ilvl w:val="0"/>
          <w:numId w:val="5"/>
        </w:numPr>
      </w:pPr>
      <w:ins w:id="105" w:author="Shin Feng WONG" w:date="2026-09-07T10:00:00Z" w16du:dateUtc="2026-09-07T02:00:00Z">
        <w:r>
          <w:t>The NOP Operations Admin</w:t>
        </w:r>
      </w:ins>
      <w:del w:id="106" w:author="Shin Feng WONG" w:date="2026-09-07T10:00:00Z" w16du:dateUtc="2026-09-07T02:00:00Z">
        <w:r w:rsidR="002F06D9" w:rsidDel="00C91508">
          <w:delText>A System Administrator</w:delText>
        </w:r>
      </w:del>
      <w:r w:rsidR="002F06D9">
        <w:t xml:space="preserve"> shall be able to configure which supporting-document categories remain mandatory for the initial Urgent NOP</w:t>
      </w:r>
      <w:r w:rsidR="00911F6E">
        <w:t xml:space="preserve"> submission</w:t>
      </w:r>
      <w:r w:rsidR="002F06D9">
        <w:t>.</w:t>
      </w:r>
    </w:p>
    <w:p w14:paraId="28E22B6E" w14:textId="42860D52" w:rsidR="00CB3253" w:rsidRPr="000F15A8" w:rsidRDefault="00412105" w:rsidP="00B3554F">
      <w:pPr>
        <w:pStyle w:val="ListParagraph"/>
        <w:numPr>
          <w:ilvl w:val="0"/>
          <w:numId w:val="5"/>
        </w:numPr>
      </w:pPr>
      <w:commentRangeStart w:id="107"/>
      <w:commentRangeStart w:id="108"/>
      <w:commentRangeStart w:id="109"/>
      <w:commentRangeStart w:id="110"/>
      <w:r>
        <w:rPr>
          <w:rStyle w:val="CommentReference"/>
          <w:sz w:val="22"/>
          <w:szCs w:val="24"/>
        </w:rPr>
        <w:t>The applicant shall provide every application field marked Mandatory and every supporting document configured as mandatory for the initial Urgent NOP submission. Other required supporting documents may be deferred.</w:t>
      </w:r>
      <w:commentRangeEnd w:id="107"/>
      <w:r w:rsidR="00216885" w:rsidRPr="000F15A8">
        <w:rPr>
          <w:rStyle w:val="CommentReference"/>
          <w:sz w:val="22"/>
          <w:szCs w:val="24"/>
        </w:rPr>
        <w:commentReference w:id="107"/>
      </w:r>
      <w:commentRangeEnd w:id="108"/>
      <w:r w:rsidR="005A16E7" w:rsidRPr="000F15A8">
        <w:rPr>
          <w:rStyle w:val="CommentReference"/>
          <w:sz w:val="22"/>
          <w:szCs w:val="24"/>
        </w:rPr>
        <w:commentReference w:id="108"/>
      </w:r>
      <w:commentRangeEnd w:id="109"/>
      <w:r w:rsidR="003B014D" w:rsidRPr="000F15A8">
        <w:rPr>
          <w:rStyle w:val="CommentReference"/>
          <w:sz w:val="22"/>
          <w:szCs w:val="24"/>
        </w:rPr>
        <w:commentReference w:id="109"/>
      </w:r>
      <w:commentRangeEnd w:id="110"/>
      <w:r w:rsidR="00CC2F3B" w:rsidRPr="000F15A8">
        <w:rPr>
          <w:rStyle w:val="CommentReference"/>
          <w:sz w:val="22"/>
          <w:szCs w:val="24"/>
        </w:rPr>
        <w:commentReference w:id="110"/>
      </w:r>
    </w:p>
    <w:p w14:paraId="1718A1C4" w14:textId="77777777" w:rsidR="00433669" w:rsidRDefault="00894F66">
      <w:pPr>
        <w:pStyle w:val="ListParagraph"/>
        <w:keepLines/>
        <w:numPr>
          <w:ilvl w:val="0"/>
          <w:numId w:val="5"/>
        </w:numPr>
      </w:pPr>
      <w:r>
        <w:t>The Urgent classification and Documents Outstanding warning shall be clearly displayed on the application and relevant NOP Register views.</w:t>
      </w:r>
    </w:p>
    <w:p w14:paraId="2D532AD0" w14:textId="44F4B812" w:rsidR="009B4242" w:rsidRPr="009B4242" w:rsidRDefault="000F6343" w:rsidP="00B3554F">
      <w:pPr>
        <w:pStyle w:val="Heading1"/>
        <w:pBdr>
          <w:bottom w:val="single" w:sz="4" w:space="1" w:color="auto"/>
        </w:pBdr>
      </w:pPr>
      <w:bookmarkStart w:id="111" w:name="_Toc235466352"/>
      <w:r>
        <w:t>Approval Workflow</w:t>
      </w:r>
      <w:bookmarkEnd w:id="111"/>
      <w:r w:rsidR="009B4242">
        <w:t xml:space="preserve"> </w:t>
      </w:r>
    </w:p>
    <w:p w14:paraId="34CB475D" w14:textId="1F9C0554" w:rsidR="0035770D" w:rsidRDefault="000F6343">
      <w:pPr>
        <w:pStyle w:val="Heading2"/>
      </w:pPr>
      <w:bookmarkStart w:id="112" w:name="_Toc235466353"/>
      <w:r>
        <w:t>Approval Actions</w:t>
      </w:r>
      <w:bookmarkEnd w:id="112"/>
    </w:p>
    <w:p w14:paraId="1A656816" w14:textId="4AC70344" w:rsidR="005A6409" w:rsidRDefault="005A6409" w:rsidP="003765BB">
      <w:pPr>
        <w:pStyle w:val="ListParagraph"/>
        <w:numPr>
          <w:ilvl w:val="0"/>
          <w:numId w:val="22"/>
        </w:numPr>
      </w:pPr>
      <w:ins w:id="113" w:author="Shin Feng WONG" w:date="2026-09-07T10:11:00Z" w16du:dateUtc="2026-09-07T02:11:00Z">
        <w:r>
          <w:t>The Liaison Officer pre-scr</w:t>
        </w:r>
      </w:ins>
      <w:ins w:id="114" w:author="Shin Feng WONG" w:date="2026-09-07T10:12:00Z" w16du:dateUtc="2026-09-07T02:12:00Z">
        <w:r>
          <w:t>eens submitted applications and either requests changes, with comments explaining the required amendments, or clears the application for Approver review.</w:t>
        </w:r>
      </w:ins>
    </w:p>
    <w:p w14:paraId="587978A7" w14:textId="00676A4B" w:rsidR="0035770D" w:rsidRDefault="000F6343" w:rsidP="003765BB">
      <w:pPr>
        <w:pStyle w:val="ListParagraph"/>
        <w:numPr>
          <w:ilvl w:val="0"/>
          <w:numId w:val="22"/>
        </w:numPr>
      </w:pPr>
      <w:r>
        <w:t>Approvers assigned through the approval matrix shall be able to approve an NOP application for their assigned areas of responsibility.</w:t>
      </w:r>
    </w:p>
    <w:p w14:paraId="7B1D1271" w14:textId="30647A68" w:rsidR="00CC4DAE" w:rsidRDefault="00CC4DAE" w:rsidP="003765BB">
      <w:pPr>
        <w:pStyle w:val="ListParagraph"/>
        <w:numPr>
          <w:ilvl w:val="0"/>
          <w:numId w:val="22"/>
        </w:numPr>
      </w:pPr>
      <w:del w:id="115" w:author="Shin Feng WONG" w:date="2026-09-07T10:12:00Z" w16du:dateUtc="2026-09-07T02:12:00Z">
        <w:r w:rsidDel="007568DE">
          <w:delText>The CMS shall prevent an applicant from acting as an Approver for the same NOP application</w:delText>
        </w:r>
      </w:del>
      <w:ins w:id="116" w:author="Shin Feng WONG" w:date="2026-09-07T10:12:00Z" w16du:dateUtc="2026-09-07T02:12:00Z">
        <w:r w:rsidR="007568DE">
          <w:t xml:space="preserve">The Applicant, pre-screening Liaison Officer and Approver </w:t>
        </w:r>
      </w:ins>
      <w:ins w:id="117" w:author="Shin Feng WONG" w:date="2026-09-07T10:13:00Z" w16du:dateUtc="2026-09-07T02:13:00Z">
        <w:r w:rsidR="009D6B31">
          <w:t>are to be different people for the same NOP</w:t>
        </w:r>
      </w:ins>
      <w:r>
        <w:t>.</w:t>
      </w:r>
    </w:p>
    <w:p w14:paraId="4716877E" w14:textId="4CEB54B2" w:rsidR="0035770D" w:rsidRDefault="001C70D4" w:rsidP="003765BB">
      <w:pPr>
        <w:pStyle w:val="ListParagraph"/>
        <w:numPr>
          <w:ilvl w:val="0"/>
          <w:numId w:val="22"/>
        </w:numPr>
      </w:pPr>
      <w:r>
        <w:t>Approvers shall be able to view the application details and supporting attachments required for their assigned areas of responsibility.</w:t>
      </w:r>
    </w:p>
    <w:p w14:paraId="4658CB08" w14:textId="77777777" w:rsidR="0035770D" w:rsidRDefault="000F6343" w:rsidP="003765BB">
      <w:pPr>
        <w:pStyle w:val="ListParagraph"/>
        <w:numPr>
          <w:ilvl w:val="0"/>
          <w:numId w:val="22"/>
        </w:numPr>
      </w:pPr>
      <w:r>
        <w:t>Approvers shall be able to request changes to an NOP application and shall provide a comment stating the amendments or additional information required.</w:t>
      </w:r>
    </w:p>
    <w:p w14:paraId="5771DF13" w14:textId="5D1C5736" w:rsidR="0035770D" w:rsidRDefault="005B1AFB" w:rsidP="003765BB">
      <w:pPr>
        <w:pStyle w:val="ListParagraph"/>
        <w:numPr>
          <w:ilvl w:val="0"/>
          <w:numId w:val="22"/>
        </w:numPr>
      </w:pPr>
      <w:r>
        <w:t>When changes are requested, the application shall transition to Change Requested and retain its existing NOP reference number and audit history.</w:t>
      </w:r>
    </w:p>
    <w:p w14:paraId="38B2F880" w14:textId="36CFDDB1" w:rsidR="0035770D" w:rsidRDefault="00C228C1" w:rsidP="003765BB">
      <w:pPr>
        <w:pStyle w:val="ListParagraph"/>
        <w:numPr>
          <w:ilvl w:val="0"/>
          <w:numId w:val="22"/>
        </w:numPr>
      </w:pPr>
      <w:r>
        <w:t>The applicant shall be able to withdraw an NOP application at any time before it is Approved.</w:t>
      </w:r>
    </w:p>
    <w:p w14:paraId="30C4813E" w14:textId="77777777" w:rsidR="00BC2989" w:rsidRDefault="004C141C">
      <w:pPr>
        <w:pStyle w:val="ListParagraph"/>
        <w:numPr>
          <w:ilvl w:val="0"/>
          <w:numId w:val="22"/>
        </w:numPr>
      </w:pPr>
      <w:r>
        <w:t>Before recording a decision on an Urgent NOP, an Approver shall be able to view the completed application information, the supporting documents received and the supporting documents outstanding.</w:t>
      </w:r>
    </w:p>
    <w:p w14:paraId="7D9EFBD0" w14:textId="35EE927D" w:rsidR="00BC2989" w:rsidRDefault="004C141C">
      <w:pPr>
        <w:pStyle w:val="ListParagraph"/>
        <w:numPr>
          <w:ilvl w:val="0"/>
          <w:numId w:val="22"/>
        </w:numPr>
      </w:pPr>
      <w:r>
        <w:t>Approver</w:t>
      </w:r>
      <w:r w:rsidR="00C46DF2">
        <w:t>s</w:t>
      </w:r>
      <w:r>
        <w:t xml:space="preserve"> </w:t>
      </w:r>
      <w:r w:rsidR="00C46DF2">
        <w:t xml:space="preserve">may grant </w:t>
      </w:r>
      <w:del w:id="118" w:author="Shin Feng WONG" w:date="2026-09-07T11:17:00Z" w16du:dateUtc="2026-09-07T03:17:00Z">
        <w:r w:rsidDel="00C46DF2">
          <w:delText>Urgent NOP</w:delText>
        </w:r>
      </w:del>
      <w:ins w:id="119" w:author="Shin Feng WONG" w:date="2026-09-07T11:17:00Z" w16du:dateUtc="2026-09-07T03:17:00Z">
        <w:r w:rsidR="00C46DF2">
          <w:t>I</w:t>
        </w:r>
        <w:r w:rsidR="00381A6B">
          <w:t>n-Principle Approval</w:t>
        </w:r>
      </w:ins>
      <w:r>
        <w:t xml:space="preserve"> while supporting documents permitted for deferred submission remain outstanding.</w:t>
      </w:r>
      <w:ins w:id="120" w:author="Shin Feng WONG" w:date="2026-09-07T11:17:00Z" w16du:dateUtc="2026-09-07T03:17:00Z">
        <w:r w:rsidR="00381A6B">
          <w:t xml:space="preserve"> Full NOP approval requires the completed application and all </w:t>
        </w:r>
      </w:ins>
      <w:ins w:id="121" w:author="Shin Feng WONG" w:date="2026-09-07T11:18:00Z" w16du:dateUtc="2026-09-07T03:18:00Z">
        <w:r w:rsidR="00381A6B">
          <w:t>required supporting documents.</w:t>
        </w:r>
      </w:ins>
    </w:p>
    <w:p w14:paraId="572F6807" w14:textId="77777777" w:rsidR="00BC2989" w:rsidRDefault="004C141C">
      <w:pPr>
        <w:pStyle w:val="ListParagraph"/>
        <w:numPr>
          <w:ilvl w:val="0"/>
          <w:numId w:val="22"/>
        </w:numPr>
      </w:pPr>
      <w:r>
        <w:t>The approval record shall capture the Approver, decision, date and time, comments, and the supporting documents outstanding when the decision was recorded.</w:t>
      </w:r>
    </w:p>
    <w:p w14:paraId="4879BC91" w14:textId="20A89297" w:rsidR="0035770D" w:rsidRDefault="000F6343">
      <w:pPr>
        <w:pStyle w:val="Heading2"/>
      </w:pPr>
      <w:bookmarkStart w:id="122" w:name="_Toc235466354"/>
      <w:r>
        <w:lastRenderedPageBreak/>
        <w:t>Parallel Approval</w:t>
      </w:r>
      <w:bookmarkEnd w:id="122"/>
    </w:p>
    <w:p w14:paraId="631140A1" w14:textId="5CE826B2" w:rsidR="00CF1FD2" w:rsidRDefault="000F6343" w:rsidP="00CF1FD2">
      <w:pPr>
        <w:pStyle w:val="ListParagraph"/>
        <w:numPr>
          <w:ilvl w:val="0"/>
          <w:numId w:val="11"/>
        </w:numPr>
      </w:pPr>
      <w:del w:id="123" w:author="Shin Feng WONG" w:date="2026-09-07T10:14:00Z" w16du:dateUtc="2026-09-07T02:14:00Z">
        <w:r w:rsidDel="00DA199E">
          <w:delText>Upon successful submission</w:delText>
        </w:r>
      </w:del>
      <w:ins w:id="124" w:author="Shin Feng WONG" w:date="2026-09-07T10:14:00Z" w16du:dateUtc="2026-09-07T02:14:00Z">
        <w:r w:rsidR="00DA199E">
          <w:t>After Liaison Officer clearance</w:t>
        </w:r>
      </w:ins>
      <w:r>
        <w:t xml:space="preserve">, the application shall be routed simultaneously to all Approvers required for the selected </w:t>
      </w:r>
      <w:r w:rsidR="003F1C38">
        <w:t>Work Involvement</w:t>
      </w:r>
      <w:r>
        <w:t>(s) and any other confirmed routing criteria.</w:t>
      </w:r>
    </w:p>
    <w:p w14:paraId="5E41A7FB" w14:textId="0E97D84F" w:rsidR="00FC4B91" w:rsidRDefault="00FC4B91" w:rsidP="00CF1FD2">
      <w:pPr>
        <w:pStyle w:val="ListParagraph"/>
        <w:numPr>
          <w:ilvl w:val="0"/>
          <w:numId w:val="11"/>
        </w:numPr>
      </w:pPr>
      <w:ins w:id="125" w:author="Shin Feng WONG" w:date="2026-09-07T10:14:00Z" w16du:dateUtc="2026-09-07T02:14:00Z">
        <w:r>
          <w:t>The application appears in the Pending Applications view of each authorised member of the required Approver groups.</w:t>
        </w:r>
      </w:ins>
    </w:p>
    <w:p w14:paraId="27E942A5" w14:textId="79BD0205" w:rsidR="00CF1FD2" w:rsidRDefault="000F6343" w:rsidP="00CF1FD2">
      <w:pPr>
        <w:pStyle w:val="ListParagraph"/>
        <w:numPr>
          <w:ilvl w:val="0"/>
          <w:numId w:val="11"/>
        </w:numPr>
      </w:pPr>
      <w:commentRangeStart w:id="126"/>
      <w:commentRangeStart w:id="127"/>
      <w:commentRangeStart w:id="128"/>
      <w:commentRangeStart w:id="129"/>
      <w:del w:id="130" w:author="Shin Feng WONG" w:date="2026-09-07T10:18:00Z" w16du:dateUtc="2026-09-07T02:18:00Z">
        <w:r w:rsidDel="000179DF">
          <w:delText>Each required</w:delText>
        </w:r>
        <w:r w:rsidR="00892DF9" w:rsidDel="000179DF">
          <w:delText xml:space="preserve"> approval step</w:delText>
        </w:r>
        <w:r w:rsidDel="000179DF">
          <w:delText xml:space="preserve"> shall independently review</w:delText>
        </w:r>
        <w:r w:rsidR="00935A3E" w:rsidDel="000179DF">
          <w:delText>ed</w:delText>
        </w:r>
        <w:r w:rsidDel="000179DF">
          <w:delText xml:space="preserve"> </w:delText>
        </w:r>
        <w:r w:rsidR="00935A3E" w:rsidDel="000179DF">
          <w:delText>by any one authorised member of the</w:delText>
        </w:r>
        <w:r w:rsidDel="000179DF">
          <w:delText xml:space="preserve"> assigned</w:delText>
        </w:r>
      </w:del>
      <w:ins w:id="131" w:author="Shin Feng WONG" w:date="2026-09-07T10:18:00Z" w16du:dateUtc="2026-09-07T02:18:00Z">
        <w:r w:rsidR="000179DF">
          <w:t>Any one authorised member of the assigned</w:t>
        </w:r>
      </w:ins>
      <w:r>
        <w:t xml:space="preserve"> </w:t>
      </w:r>
      <w:commentRangeStart w:id="132"/>
      <w:commentRangeStart w:id="133"/>
      <w:r w:rsidR="00892DF9" w:rsidRPr="00BE6617">
        <w:rPr>
          <w:highlight w:val="yellow"/>
        </w:rPr>
        <w:t>Approver</w:t>
      </w:r>
      <w:r w:rsidR="00892DF9">
        <w:t xml:space="preserve"> </w:t>
      </w:r>
      <w:commentRangeEnd w:id="132"/>
      <w:r w:rsidR="00892DF9">
        <w:rPr>
          <w:rStyle w:val="CommentReference"/>
          <w:sz w:val="22"/>
          <w:szCs w:val="24"/>
        </w:rPr>
        <w:commentReference w:id="132"/>
      </w:r>
      <w:commentRangeEnd w:id="133"/>
      <w:r w:rsidR="003648EF">
        <w:rPr>
          <w:rStyle w:val="CommentReference"/>
          <w:sz w:val="22"/>
          <w:szCs w:val="24"/>
        </w:rPr>
        <w:commentReference w:id="133"/>
      </w:r>
      <w:r w:rsidR="00935A3E">
        <w:t xml:space="preserve">group </w:t>
      </w:r>
      <w:del w:id="134" w:author="Shin Feng WONG" w:date="2026-09-07T10:18:00Z" w16du:dateUtc="2026-09-07T02:18:00Z">
        <w:r w:rsidR="00935A3E" w:rsidDel="000179DF">
          <w:delText xml:space="preserve">for its </w:delText>
        </w:r>
        <w:r w:rsidDel="000179DF">
          <w:delText>area of responsibility</w:delText>
        </w:r>
      </w:del>
      <w:ins w:id="135" w:author="Shin Feng WONG" w:date="2026-09-07T10:18:00Z" w16du:dateUtc="2026-09-07T02:18:00Z">
        <w:r w:rsidR="000179DF">
          <w:t>reviews and records the decision for that approval step</w:t>
        </w:r>
      </w:ins>
      <w:r>
        <w:t>.</w:t>
      </w:r>
      <w:commentRangeEnd w:id="126"/>
      <w:r w:rsidR="00216885">
        <w:rPr>
          <w:rStyle w:val="CommentReference"/>
          <w:sz w:val="22"/>
          <w:szCs w:val="24"/>
        </w:rPr>
        <w:commentReference w:id="126"/>
      </w:r>
      <w:commentRangeEnd w:id="127"/>
      <w:r w:rsidR="0097159C">
        <w:rPr>
          <w:rStyle w:val="CommentReference"/>
          <w:sz w:val="22"/>
          <w:szCs w:val="24"/>
        </w:rPr>
        <w:commentReference w:id="127"/>
      </w:r>
      <w:commentRangeEnd w:id="128"/>
      <w:r w:rsidR="003B014D">
        <w:rPr>
          <w:rStyle w:val="CommentReference"/>
          <w:sz w:val="22"/>
          <w:szCs w:val="24"/>
        </w:rPr>
        <w:commentReference w:id="128"/>
      </w:r>
      <w:commentRangeEnd w:id="129"/>
      <w:r w:rsidR="00107312">
        <w:rPr>
          <w:rStyle w:val="CommentReference"/>
          <w:sz w:val="22"/>
          <w:szCs w:val="24"/>
        </w:rPr>
        <w:commentReference w:id="129"/>
      </w:r>
    </w:p>
    <w:p w14:paraId="39C74C8E" w14:textId="77777777" w:rsidR="00A051B5" w:rsidRDefault="005C5DB3" w:rsidP="00A051B5">
      <w:pPr>
        <w:pStyle w:val="ListParagraph"/>
        <w:numPr>
          <w:ilvl w:val="0"/>
          <w:numId w:val="11"/>
        </w:numPr>
      </w:pPr>
      <w:r>
        <w:t>The application shall remain Under Review while any required approval is pending.</w:t>
      </w:r>
    </w:p>
    <w:p w14:paraId="292393E2" w14:textId="7FE2C5B2" w:rsidR="00E22866" w:rsidRDefault="00E22866" w:rsidP="00A051B5">
      <w:pPr>
        <w:pStyle w:val="ListParagraph"/>
        <w:numPr>
          <w:ilvl w:val="0"/>
          <w:numId w:val="11"/>
        </w:numPr>
      </w:pPr>
      <w:r>
        <w:t>When an Approver requests changes, the application shall transition to Change Requested</w:t>
      </w:r>
      <w:r w:rsidR="00503C25">
        <w:t>.</w:t>
      </w:r>
    </w:p>
    <w:p w14:paraId="2225F51C" w14:textId="187509C8" w:rsidR="00314393" w:rsidRDefault="000F6343" w:rsidP="00CF1FD2">
      <w:pPr>
        <w:pStyle w:val="ListParagraph"/>
        <w:numPr>
          <w:ilvl w:val="0"/>
          <w:numId w:val="11"/>
        </w:numPr>
        <w:rPr>
          <w:rStyle w:val="CommentReference"/>
          <w:sz w:val="22"/>
          <w:szCs w:val="24"/>
        </w:rPr>
      </w:pPr>
      <w:commentRangeStart w:id="136"/>
      <w:commentRangeStart w:id="137"/>
      <w:r>
        <w:rPr>
          <w:rStyle w:val="CommentReference"/>
          <w:sz w:val="22"/>
          <w:szCs w:val="24"/>
        </w:rPr>
        <w:t>Application Status change</w:t>
      </w:r>
      <w:r w:rsidR="00836452">
        <w:rPr>
          <w:rStyle w:val="CommentReference"/>
          <w:sz w:val="22"/>
          <w:szCs w:val="24"/>
        </w:rPr>
        <w:t>s</w:t>
      </w:r>
      <w:r>
        <w:rPr>
          <w:rStyle w:val="CommentReference"/>
          <w:sz w:val="22"/>
          <w:szCs w:val="24"/>
        </w:rPr>
        <w:t xml:space="preserve"> to Approved </w:t>
      </w:r>
      <w:r w:rsidR="00836452">
        <w:rPr>
          <w:rStyle w:val="CommentReference"/>
          <w:sz w:val="22"/>
          <w:szCs w:val="24"/>
        </w:rPr>
        <w:t>only after the full a</w:t>
      </w:r>
      <w:r w:rsidR="008D1690">
        <w:rPr>
          <w:rStyle w:val="CommentReference"/>
          <w:sz w:val="22"/>
          <w:szCs w:val="24"/>
        </w:rPr>
        <w:t xml:space="preserve">pplication and </w:t>
      </w:r>
      <w:r>
        <w:rPr>
          <w:rStyle w:val="CommentReference"/>
          <w:sz w:val="22"/>
          <w:szCs w:val="24"/>
        </w:rPr>
        <w:t xml:space="preserve">all required </w:t>
      </w:r>
      <w:r w:rsidR="008D5D87">
        <w:rPr>
          <w:rStyle w:val="CommentReference"/>
          <w:sz w:val="22"/>
          <w:szCs w:val="24"/>
        </w:rPr>
        <w:t xml:space="preserve">approval steps have been </w:t>
      </w:r>
      <w:ins w:id="138" w:author="Shin Feng WONG" w:date="2026-09-07T11:19:00Z" w16du:dateUtc="2026-09-07T03:19:00Z">
        <w:r w:rsidR="008D1690">
          <w:rPr>
            <w:rStyle w:val="CommentReference"/>
            <w:sz w:val="22"/>
            <w:szCs w:val="24"/>
          </w:rPr>
          <w:t>submitted, all required docuemnts reviews accepted, and all required N</w:t>
        </w:r>
      </w:ins>
      <w:ins w:id="139" w:author="Shin Feng WONG" w:date="2026-09-07T11:20:00Z" w16du:dateUtc="2026-09-07T03:20:00Z">
        <w:r w:rsidR="008D1690">
          <w:rPr>
            <w:rStyle w:val="CommentReference"/>
            <w:sz w:val="22"/>
            <w:szCs w:val="24"/>
          </w:rPr>
          <w:t>OP approvals recorded</w:t>
        </w:r>
      </w:ins>
      <w:r>
        <w:rPr>
          <w:rStyle w:val="CommentReference"/>
          <w:sz w:val="22"/>
          <w:szCs w:val="24"/>
        </w:rPr>
        <w:t>.</w:t>
      </w:r>
    </w:p>
    <w:p w14:paraId="449FC5BF" w14:textId="00678578" w:rsidR="00CF1FD2" w:rsidRDefault="00314393" w:rsidP="00CF1FD2">
      <w:pPr>
        <w:pStyle w:val="ListParagraph"/>
        <w:numPr>
          <w:ilvl w:val="0"/>
          <w:numId w:val="11"/>
        </w:numPr>
      </w:pPr>
      <w:r>
        <w:rPr>
          <w:rStyle w:val="CommentReference"/>
          <w:sz w:val="22"/>
          <w:szCs w:val="24"/>
        </w:rPr>
        <w:t>The automatic approval rule will apply to both</w:t>
      </w:r>
      <w:r w:rsidR="000F6343">
        <w:rPr>
          <w:rStyle w:val="CommentReference"/>
          <w:sz w:val="22"/>
          <w:szCs w:val="24"/>
        </w:rPr>
        <w:t xml:space="preserve"> standard and Urgent NOP applications, including an Urgent NOP with permitted deferred documents outstanding.</w:t>
      </w:r>
      <w:commentRangeEnd w:id="136"/>
      <w:r w:rsidR="00216885">
        <w:rPr>
          <w:rStyle w:val="CommentReference"/>
          <w:sz w:val="22"/>
          <w:szCs w:val="24"/>
        </w:rPr>
        <w:commentReference w:id="136"/>
      </w:r>
      <w:commentRangeEnd w:id="137"/>
      <w:r w:rsidR="00330A48">
        <w:rPr>
          <w:rStyle w:val="CommentReference"/>
          <w:sz w:val="22"/>
          <w:szCs w:val="24"/>
        </w:rPr>
        <w:commentReference w:id="137"/>
      </w:r>
    </w:p>
    <w:p w14:paraId="7FA99AC1" w14:textId="579234D7" w:rsidR="00CF1FD2" w:rsidRDefault="000F6343" w:rsidP="00503C25">
      <w:pPr>
        <w:pStyle w:val="ListParagraph"/>
        <w:numPr>
          <w:ilvl w:val="0"/>
          <w:numId w:val="11"/>
        </w:numPr>
      </w:pPr>
      <w:r>
        <w:t>The configured recipients shall be notified when the application is Approved.</w:t>
      </w:r>
    </w:p>
    <w:p w14:paraId="19D289A3" w14:textId="7C5FAEE3" w:rsidR="00CC21F1" w:rsidRDefault="00CC21F1" w:rsidP="00000515">
      <w:pPr>
        <w:pStyle w:val="Heading2"/>
      </w:pPr>
      <w:bookmarkStart w:id="140" w:name="_Toc235466355"/>
      <w:r>
        <w:t>Approver Assignment and Approval Continuity</w:t>
      </w:r>
      <w:bookmarkEnd w:id="140"/>
    </w:p>
    <w:p w14:paraId="6A17D003" w14:textId="3599D8DE" w:rsidR="00CF1FD2" w:rsidRDefault="00CF1FD2" w:rsidP="00000515">
      <w:pPr>
        <w:pStyle w:val="ListParagraph"/>
        <w:numPr>
          <w:ilvl w:val="0"/>
          <w:numId w:val="60"/>
        </w:numPr>
      </w:pPr>
      <w:r>
        <w:t xml:space="preserve">For each approval step, </w:t>
      </w:r>
      <w:del w:id="141" w:author="Shin Feng WONG" w:date="2026-09-07T10:15:00Z" w16du:dateUtc="2026-09-07T02:15:00Z">
        <w:r w:rsidDel="00DC6A0C">
          <w:delText>a System Administrator</w:delText>
        </w:r>
      </w:del>
      <w:ins w:id="142" w:author="Shin Feng WONG" w:date="2026-09-07T10:15:00Z" w16du:dateUtc="2026-09-07T02:15:00Z">
        <w:r w:rsidR="00DC6A0C">
          <w:t>the NOP Operations Admin</w:t>
        </w:r>
      </w:ins>
      <w:r>
        <w:t xml:space="preserve"> assign</w:t>
      </w:r>
      <w:r w:rsidR="00DC6A0C">
        <w:t>s</w:t>
      </w:r>
      <w:r>
        <w:t xml:space="preserve"> an Approver role or group.</w:t>
      </w:r>
    </w:p>
    <w:p w14:paraId="6A17D004" w14:textId="77777777" w:rsidR="00CF1FD2" w:rsidRDefault="00CF1FD2" w:rsidP="00000515">
      <w:pPr>
        <w:pStyle w:val="ListParagraph"/>
        <w:numPr>
          <w:ilvl w:val="0"/>
          <w:numId w:val="60"/>
        </w:numPr>
      </w:pPr>
      <w:r>
        <w:t>Changes to an assigned Approver role or group shall apply automatically to pending approval steps.</w:t>
      </w:r>
    </w:p>
    <w:p w14:paraId="25C566B2" w14:textId="12A62FB7" w:rsidR="00FD1C71" w:rsidRDefault="00CF1FD2" w:rsidP="00000515">
      <w:pPr>
        <w:pStyle w:val="ListParagraph"/>
        <w:numPr>
          <w:ilvl w:val="0"/>
          <w:numId w:val="60"/>
        </w:numPr>
      </w:pPr>
      <w:r>
        <w:t>Completed approval decisions shall remain unchanged</w:t>
      </w:r>
      <w:r w:rsidR="00F7069F">
        <w:t xml:space="preserve"> following a change to the assigned Approver role or </w:t>
      </w:r>
      <w:r w:rsidR="006742C3">
        <w:t>group</w:t>
      </w:r>
      <w:r>
        <w:t>.</w:t>
      </w:r>
    </w:p>
    <w:p w14:paraId="6A17D005" w14:textId="61FD8FEB" w:rsidR="00CF1FD2" w:rsidRDefault="00CF1FD2">
      <w:pPr>
        <w:pStyle w:val="ListParagraph"/>
        <w:numPr>
          <w:ilvl w:val="0"/>
          <w:numId w:val="60"/>
        </w:numPr>
      </w:pPr>
      <w:r>
        <w:t xml:space="preserve">Each </w:t>
      </w:r>
      <w:r w:rsidR="00F7069F">
        <w:t xml:space="preserve">completed </w:t>
      </w:r>
      <w:r>
        <w:t xml:space="preserve">decision shall continue to identify the Approver </w:t>
      </w:r>
      <w:r w:rsidR="00B95814">
        <w:t>group and</w:t>
      </w:r>
      <w:r w:rsidR="00B60E0F">
        <w:t xml:space="preserve"> the group member </w:t>
      </w:r>
      <w:r>
        <w:t xml:space="preserve">who </w:t>
      </w:r>
      <w:r w:rsidR="00B60E0F">
        <w:t>performed the action</w:t>
      </w:r>
      <w:r>
        <w:t>.</w:t>
      </w:r>
    </w:p>
    <w:p w14:paraId="23F57E00" w14:textId="4EC81266" w:rsidR="00B60E0F" w:rsidRDefault="00B60E0F" w:rsidP="00B60E0F">
      <w:pPr>
        <w:pStyle w:val="ListParagraph"/>
        <w:numPr>
          <w:ilvl w:val="0"/>
          <w:numId w:val="60"/>
        </w:numPr>
      </w:pPr>
      <w:r>
        <w:t>Where an approval step is assigned to an Approver group, any one authorised group member shall be able to perform the required approval action on behalf of the group.</w:t>
      </w:r>
    </w:p>
    <w:p w14:paraId="1D0FCCCE" w14:textId="03E5110F" w:rsidR="000B4EAA" w:rsidRDefault="000B4EAA" w:rsidP="00B60E0F">
      <w:pPr>
        <w:pStyle w:val="ListParagraph"/>
        <w:numPr>
          <w:ilvl w:val="0"/>
          <w:numId w:val="60"/>
        </w:numPr>
      </w:pPr>
      <w:r>
        <w:t>Once an approval group member performs the action, no further action will be required from other members of the same group.</w:t>
      </w:r>
    </w:p>
    <w:p w14:paraId="02B617EA" w14:textId="2469A49B" w:rsidR="00F7069F" w:rsidRDefault="00F7069F" w:rsidP="00000515">
      <w:pPr>
        <w:pStyle w:val="Heading2"/>
      </w:pPr>
      <w:bookmarkStart w:id="143" w:name="_Toc235466356"/>
      <w:r>
        <w:t>Approval Routing Availability</w:t>
      </w:r>
      <w:bookmarkEnd w:id="143"/>
    </w:p>
    <w:p w14:paraId="28F6DEC0" w14:textId="1CB76102" w:rsidR="00272236" w:rsidRDefault="00272236" w:rsidP="00000515">
      <w:pPr>
        <w:pStyle w:val="ListParagraph"/>
        <w:numPr>
          <w:ilvl w:val="0"/>
          <w:numId w:val="61"/>
        </w:numPr>
      </w:pPr>
      <w:r>
        <w:t xml:space="preserve">If an approval step has no active Approver, the </w:t>
      </w:r>
      <w:del w:id="144" w:author="Shin Feng WONG" w:date="2026-09-07T10:16:00Z" w16du:dateUtc="2026-09-07T02:16:00Z">
        <w:r w:rsidDel="00242DC6">
          <w:delText>System Administrator</w:delText>
        </w:r>
      </w:del>
      <w:ins w:id="145" w:author="Shin Feng WONG" w:date="2026-09-07T10:16:00Z" w16du:dateUtc="2026-09-07T02:16:00Z">
        <w:r w:rsidR="00242DC6">
          <w:t>NOP Operations Admin</w:t>
        </w:r>
      </w:ins>
      <w:r>
        <w:t xml:space="preserve"> receive</w:t>
      </w:r>
      <w:r w:rsidR="00242DC6">
        <w:t>s</w:t>
      </w:r>
      <w:r>
        <w:t xml:space="preserve"> an alert identifying the affected pending NOP applications.</w:t>
      </w:r>
    </w:p>
    <w:p w14:paraId="6A17D007" w14:textId="03275D97" w:rsidR="00CF1FD2" w:rsidRDefault="00CF1FD2" w:rsidP="00000515">
      <w:pPr>
        <w:pStyle w:val="ListParagraph"/>
        <w:numPr>
          <w:ilvl w:val="0"/>
          <w:numId w:val="61"/>
        </w:numPr>
      </w:pPr>
      <w:r>
        <w:t>If</w:t>
      </w:r>
      <w:r w:rsidR="00272236">
        <w:t xml:space="preserve"> </w:t>
      </w:r>
      <w:r>
        <w:t>a required approval step has no active Approver, submission shall be blocked.</w:t>
      </w:r>
    </w:p>
    <w:p w14:paraId="79FF5B8B" w14:textId="77777777" w:rsidR="00CF1FD2" w:rsidRDefault="00CF1FD2" w:rsidP="00000515">
      <w:pPr>
        <w:pStyle w:val="ListParagraph"/>
        <w:numPr>
          <w:ilvl w:val="0"/>
          <w:numId w:val="61"/>
        </w:numPr>
      </w:pPr>
      <w:r>
        <w:t>When submission is blocked for this reason, the applicant shall be informed that approval is temporarily unavailable.</w:t>
      </w:r>
    </w:p>
    <w:p w14:paraId="510BCF3E" w14:textId="239D0948" w:rsidR="00CF1FD2" w:rsidRDefault="00CF1FD2" w:rsidP="00000515">
      <w:pPr>
        <w:pStyle w:val="ListParagraph"/>
        <w:numPr>
          <w:ilvl w:val="0"/>
          <w:numId w:val="61"/>
        </w:numPr>
      </w:pPr>
      <w:r>
        <w:t xml:space="preserve">The </w:t>
      </w:r>
      <w:del w:id="146" w:author="Shin Feng WONG" w:date="2026-09-07T11:14:00Z" w16du:dateUtc="2026-09-07T03:14:00Z">
        <w:r w:rsidDel="00620660">
          <w:delText>System Administrator</w:delText>
        </w:r>
      </w:del>
      <w:ins w:id="147" w:author="Shin Feng WONG" w:date="2026-09-07T11:14:00Z" w16du:dateUtc="2026-09-07T03:14:00Z">
        <w:r w:rsidR="00620660">
          <w:t>NOP Operations Admin</w:t>
        </w:r>
      </w:ins>
      <w:r>
        <w:t xml:space="preserve"> shall receive an alert </w:t>
      </w:r>
      <w:r w:rsidR="008C5BD7">
        <w:t>identifying each application whose</w:t>
      </w:r>
      <w:r>
        <w:t xml:space="preserve"> submission is blocked for this reason.</w:t>
      </w:r>
    </w:p>
    <w:p w14:paraId="5084079A" w14:textId="3B7A25C2" w:rsidR="00802E88" w:rsidRDefault="000F6343" w:rsidP="00425981">
      <w:pPr>
        <w:pStyle w:val="Heading2"/>
      </w:pPr>
      <w:bookmarkStart w:id="148" w:name="_Toc235466357"/>
      <w:r>
        <w:lastRenderedPageBreak/>
        <w:t>Routing on Resubmission</w:t>
      </w:r>
      <w:bookmarkEnd w:id="148"/>
    </w:p>
    <w:tbl>
      <w:tblPr>
        <w:tblStyle w:val="SJ"/>
        <w:tblW w:w="0" w:type="auto"/>
        <w:tblLook w:val="04A0" w:firstRow="1" w:lastRow="0" w:firstColumn="1" w:lastColumn="0" w:noHBand="0" w:noVBand="1"/>
      </w:tblPr>
      <w:tblGrid>
        <w:gridCol w:w="3235"/>
        <w:gridCol w:w="3283"/>
        <w:gridCol w:w="2498"/>
      </w:tblGrid>
      <w:tr w:rsidR="00802E88" w14:paraId="2D4E2126" w14:textId="77777777" w:rsidTr="005E1A27">
        <w:trPr>
          <w:cnfStyle w:val="100000000000" w:firstRow="1" w:lastRow="0" w:firstColumn="0" w:lastColumn="0" w:oddVBand="0" w:evenVBand="0" w:oddHBand="0" w:evenHBand="0" w:firstRowFirstColumn="0" w:firstRowLastColumn="0" w:lastRowFirstColumn="0" w:lastRowLastColumn="0"/>
        </w:trPr>
        <w:tc>
          <w:tcPr>
            <w:tcW w:w="0" w:type="auto"/>
          </w:tcPr>
          <w:p w14:paraId="74247962" w14:textId="1BADBF16" w:rsidR="00802E88" w:rsidRDefault="00637163" w:rsidP="002C5447">
            <w:r>
              <w:t>Approval Step Condition Upon Resubmission</w:t>
            </w:r>
          </w:p>
        </w:tc>
        <w:tc>
          <w:tcPr>
            <w:tcW w:w="0" w:type="auto"/>
          </w:tcPr>
          <w:p w14:paraId="365187A8" w14:textId="77777777" w:rsidR="00802E88" w:rsidRDefault="00802E88" w:rsidP="002C5447">
            <w:r>
              <w:t>Description</w:t>
            </w:r>
          </w:p>
        </w:tc>
        <w:tc>
          <w:tcPr>
            <w:tcW w:w="0" w:type="auto"/>
          </w:tcPr>
          <w:p w14:paraId="70CE16D0" w14:textId="4A02C408" w:rsidR="00802E88" w:rsidRDefault="00637163" w:rsidP="002C5447">
            <w:r>
              <w:t>Approval Status after Resubmission</w:t>
            </w:r>
          </w:p>
        </w:tc>
      </w:tr>
      <w:tr w:rsidR="00802E88" w14:paraId="10318448" w14:textId="77777777" w:rsidTr="005E1A27">
        <w:tc>
          <w:tcPr>
            <w:tcW w:w="0" w:type="auto"/>
          </w:tcPr>
          <w:p w14:paraId="295A84C0" w14:textId="729E5209" w:rsidR="00802E88" w:rsidRDefault="00140B9B" w:rsidP="002C5447">
            <w:r>
              <w:t>Previously approved and unaffected by changes</w:t>
            </w:r>
          </w:p>
        </w:tc>
        <w:tc>
          <w:tcPr>
            <w:tcW w:w="0" w:type="auto"/>
          </w:tcPr>
          <w:p w14:paraId="031CFDBC" w14:textId="77777777" w:rsidR="00BC1EED" w:rsidRDefault="00637163" w:rsidP="002C5447">
            <w:commentRangeStart w:id="149"/>
            <w:commentRangeStart w:id="150"/>
            <w:r w:rsidRPr="0B26D38E">
              <w:rPr>
                <w:highlight w:val="yellow"/>
              </w:rPr>
              <w:t>Approval Retained</w:t>
            </w:r>
            <w:commentRangeEnd w:id="149"/>
            <w:r>
              <w:rPr>
                <w:rStyle w:val="CommentReference"/>
                <w:sz w:val="22"/>
                <w:szCs w:val="24"/>
              </w:rPr>
              <w:commentReference w:id="149"/>
            </w:r>
            <w:commentRangeEnd w:id="150"/>
            <w:r w:rsidR="00A033F9">
              <w:rPr>
                <w:rStyle w:val="CommentReference"/>
                <w:sz w:val="22"/>
                <w:szCs w:val="24"/>
              </w:rPr>
              <w:commentReference w:id="150"/>
            </w:r>
          </w:p>
          <w:p w14:paraId="10A37A57" w14:textId="1ED94550" w:rsidR="00802E88" w:rsidRDefault="00BC1EED" w:rsidP="002C5447">
            <w:r>
              <w:t>N</w:t>
            </w:r>
            <w:r w:rsidR="00637163">
              <w:t>o further action required</w:t>
            </w:r>
          </w:p>
        </w:tc>
        <w:tc>
          <w:tcPr>
            <w:tcW w:w="0" w:type="auto"/>
          </w:tcPr>
          <w:p w14:paraId="6A99251C" w14:textId="26EC4290" w:rsidR="00802E88" w:rsidRDefault="00140B9B" w:rsidP="002C5447">
            <w:r>
              <w:t>Approved</w:t>
            </w:r>
          </w:p>
        </w:tc>
      </w:tr>
      <w:tr w:rsidR="00802E88" w14:paraId="2ED92DF1" w14:textId="77777777" w:rsidTr="005E1A27">
        <w:tc>
          <w:tcPr>
            <w:tcW w:w="0" w:type="auto"/>
          </w:tcPr>
          <w:p w14:paraId="56AC8137" w14:textId="72E83647" w:rsidR="00802E88" w:rsidRDefault="00140B9B" w:rsidP="002C5447">
            <w:r>
              <w:t>Previously approved and affected by changes</w:t>
            </w:r>
          </w:p>
        </w:tc>
        <w:tc>
          <w:tcPr>
            <w:tcW w:w="0" w:type="auto"/>
          </w:tcPr>
          <w:p w14:paraId="388CC74F" w14:textId="77777777" w:rsidR="00BC1EED" w:rsidRDefault="00BC1EED" w:rsidP="002C5447">
            <w:r>
              <w:t>Re-approval Required</w:t>
            </w:r>
          </w:p>
          <w:p w14:paraId="32E60AA0" w14:textId="4897CE28" w:rsidR="00802E88" w:rsidRDefault="00637163" w:rsidP="002C5447">
            <w:r>
              <w:t>Route amended application to respo</w:t>
            </w:r>
            <w:r w:rsidR="00140B9B">
              <w:t>n</w:t>
            </w:r>
            <w:r w:rsidR="00BC1EED">
              <w:t xml:space="preserve">sible </w:t>
            </w:r>
            <w:r w:rsidR="005E1A27">
              <w:t>A</w:t>
            </w:r>
            <w:r w:rsidR="00BC1EED">
              <w:t>pprover</w:t>
            </w:r>
          </w:p>
        </w:tc>
        <w:tc>
          <w:tcPr>
            <w:tcW w:w="0" w:type="auto"/>
          </w:tcPr>
          <w:p w14:paraId="3E326854" w14:textId="37557C21" w:rsidR="00802E88" w:rsidRDefault="00140B9B" w:rsidP="002C5447">
            <w:r>
              <w:t>Pending Approval</w:t>
            </w:r>
          </w:p>
        </w:tc>
      </w:tr>
      <w:tr w:rsidR="00140B9B" w14:paraId="70A7CC25" w14:textId="77777777" w:rsidTr="005E1A27">
        <w:tc>
          <w:tcPr>
            <w:tcW w:w="0" w:type="auto"/>
          </w:tcPr>
          <w:p w14:paraId="6830DB42" w14:textId="14B5AA09" w:rsidR="00140B9B" w:rsidRDefault="00BC1EED" w:rsidP="002C5447">
            <w:r>
              <w:t>Approver requested changes or approval remain</w:t>
            </w:r>
            <w:r w:rsidR="00386FF8">
              <w:t>s incomplete</w:t>
            </w:r>
          </w:p>
        </w:tc>
        <w:tc>
          <w:tcPr>
            <w:tcW w:w="0" w:type="auto"/>
          </w:tcPr>
          <w:p w14:paraId="35585104" w14:textId="32468E34" w:rsidR="00140B9B" w:rsidRDefault="005E1A27" w:rsidP="002C5447">
            <w:r>
              <w:t>Require the responsible Approver to review the amended application</w:t>
            </w:r>
          </w:p>
        </w:tc>
        <w:tc>
          <w:tcPr>
            <w:tcW w:w="0" w:type="auto"/>
          </w:tcPr>
          <w:p w14:paraId="1828CF5C" w14:textId="5F42E0E7" w:rsidR="00140B9B" w:rsidRDefault="00140B9B" w:rsidP="002C5447">
            <w:r>
              <w:t>Pending Approval</w:t>
            </w:r>
          </w:p>
        </w:tc>
      </w:tr>
    </w:tbl>
    <w:p w14:paraId="40721B3C" w14:textId="77777777" w:rsidR="0035770D" w:rsidRDefault="000F6343" w:rsidP="00CF1FD2">
      <w:pPr>
        <w:pStyle w:val="ListParagraph"/>
        <w:numPr>
          <w:ilvl w:val="0"/>
          <w:numId w:val="15"/>
        </w:numPr>
      </w:pPr>
      <w:r>
        <w:t>The applicant shall be able to amend and resubmit the existing NOP application with all previously entered information retained.</w:t>
      </w:r>
    </w:p>
    <w:p w14:paraId="748BA762" w14:textId="77777777" w:rsidR="0035770D" w:rsidRDefault="000F6343" w:rsidP="00CF1FD2">
      <w:pPr>
        <w:pStyle w:val="ListParagraph"/>
        <w:numPr>
          <w:ilvl w:val="0"/>
          <w:numId w:val="15"/>
        </w:numPr>
      </w:pPr>
      <w:r>
        <w:t>Upon resubmission, the application shall transition from Change Requested to Under Review while retaining its NOP reference number and audit history.</w:t>
      </w:r>
    </w:p>
    <w:p w14:paraId="6B25FBB3" w14:textId="03E74A9E" w:rsidR="00485221" w:rsidRDefault="00485221" w:rsidP="00CF1FD2">
      <w:pPr>
        <w:pStyle w:val="ListParagraph"/>
        <w:numPr>
          <w:ilvl w:val="0"/>
          <w:numId w:val="15"/>
        </w:numPr>
      </w:pPr>
      <w:ins w:id="151" w:author="Shin Feng WONG" w:date="2026-09-07T10:17:00Z" w16du:dateUtc="2026-09-07T02:17:00Z">
        <w:r>
          <w:t xml:space="preserve">Resubmitted applications return to the Liaison Officer for pre-screening. After LO clearance, the application is routed to the Approvers </w:t>
        </w:r>
      </w:ins>
      <w:ins w:id="152" w:author="Shin Feng WONG" w:date="2026-09-07T10:18:00Z" w16du:dateUtc="2026-09-07T02:18:00Z">
        <w:r w:rsidR="0099793E">
          <w:t>for</w:t>
        </w:r>
      </w:ins>
      <w:ins w:id="153" w:author="Shin Feng WONG" w:date="2026-09-07T10:17:00Z" w16du:dateUtc="2026-09-07T02:17:00Z">
        <w:r>
          <w:t xml:space="preserve"> further review.</w:t>
        </w:r>
      </w:ins>
    </w:p>
    <w:p w14:paraId="464B9F1C" w14:textId="77777777" w:rsidR="00E675C1" w:rsidRDefault="00E675C1" w:rsidP="00E675C1">
      <w:pPr>
        <w:pStyle w:val="ListParagraph"/>
        <w:numPr>
          <w:ilvl w:val="0"/>
          <w:numId w:val="15"/>
        </w:numPr>
      </w:pPr>
      <w:r>
        <w:t>The approval matrix shall determine the amendment classification and the Approvers required to review the amended application</w:t>
      </w:r>
    </w:p>
    <w:p w14:paraId="2CA14B98" w14:textId="442C1526" w:rsidR="0035770D" w:rsidRDefault="000F6343" w:rsidP="00CF1FD2">
      <w:pPr>
        <w:pStyle w:val="ListParagraph"/>
        <w:numPr>
          <w:ilvl w:val="0"/>
          <w:numId w:val="15"/>
        </w:numPr>
      </w:pPr>
      <w:commentRangeStart w:id="154"/>
      <w:commentRangeStart w:id="155"/>
      <w:r>
        <w:t xml:space="preserve">For a </w:t>
      </w:r>
      <w:r w:rsidRPr="00706B1D">
        <w:t>minor amendment</w:t>
      </w:r>
      <w:r>
        <w:t>, the application shall be routed only to Approvers who requested changes or whose approvals remain pending.</w:t>
      </w:r>
      <w:commentRangeEnd w:id="154"/>
      <w:r w:rsidR="00E675C1">
        <w:rPr>
          <w:rStyle w:val="CommentReference"/>
          <w:sz w:val="22"/>
          <w:szCs w:val="24"/>
        </w:rPr>
        <w:commentReference w:id="154"/>
      </w:r>
      <w:commentRangeEnd w:id="155"/>
      <w:r w:rsidR="00BB111A">
        <w:rPr>
          <w:rStyle w:val="CommentReference"/>
          <w:sz w:val="22"/>
          <w:szCs w:val="24"/>
        </w:rPr>
        <w:commentReference w:id="155"/>
      </w:r>
    </w:p>
    <w:p w14:paraId="42DDDCC3" w14:textId="77777777" w:rsidR="0035770D" w:rsidRDefault="000F6343" w:rsidP="00CF1FD2">
      <w:pPr>
        <w:pStyle w:val="ListParagraph"/>
        <w:numPr>
          <w:ilvl w:val="0"/>
          <w:numId w:val="15"/>
        </w:numPr>
      </w:pPr>
      <w:r>
        <w:t>Approvals unaffected by the amendments shall remain valid, and those Approvers shall not be required to review the application again.</w:t>
      </w:r>
    </w:p>
    <w:p w14:paraId="546AF6CF" w14:textId="77777777" w:rsidR="0035770D" w:rsidRDefault="000F6343" w:rsidP="00CF1FD2">
      <w:pPr>
        <w:pStyle w:val="ListParagraph"/>
        <w:numPr>
          <w:ilvl w:val="0"/>
          <w:numId w:val="15"/>
        </w:numPr>
      </w:pPr>
      <w:r>
        <w:t>Amendments to the scope of works, work dates or area of works shall be treated as critical changes and routed to all affected Approvers for review.</w:t>
      </w:r>
    </w:p>
    <w:p w14:paraId="28A2CDFC" w14:textId="77777777" w:rsidR="0035770D" w:rsidRDefault="000F6343" w:rsidP="00CF1FD2">
      <w:pPr>
        <w:pStyle w:val="ListParagraph"/>
        <w:numPr>
          <w:ilvl w:val="0"/>
          <w:numId w:val="15"/>
        </w:numPr>
      </w:pPr>
      <w:r>
        <w:t>Minor amendments, including additions to the worker list, shall not invalidate approvals already granted.</w:t>
      </w:r>
    </w:p>
    <w:p w14:paraId="37BD1ECA" w14:textId="77777777" w:rsidR="0035770D" w:rsidRDefault="000F6343">
      <w:pPr>
        <w:pStyle w:val="Heading2"/>
      </w:pPr>
      <w:bookmarkStart w:id="156" w:name="_Toc235466358"/>
      <w:r>
        <w:t>Approval Matrix</w:t>
      </w:r>
      <w:bookmarkEnd w:id="156"/>
    </w:p>
    <w:p w14:paraId="5221E39D" w14:textId="6E6CD48E" w:rsidR="00C545F1" w:rsidRDefault="00C545F1" w:rsidP="001337F7">
      <w:pPr>
        <w:pStyle w:val="ListParagraph"/>
        <w:numPr>
          <w:ilvl w:val="0"/>
          <w:numId w:val="25"/>
        </w:numPr>
      </w:pPr>
      <w:r>
        <w:t>The approval matrix shall govern approval routing and supporting-document requirements.</w:t>
      </w:r>
    </w:p>
    <w:p w14:paraId="6D52F0D7" w14:textId="13299765" w:rsidR="0035770D" w:rsidRDefault="001E020D" w:rsidP="001337F7">
      <w:pPr>
        <w:pStyle w:val="ListParagraph"/>
        <w:numPr>
          <w:ilvl w:val="0"/>
          <w:numId w:val="25"/>
        </w:numPr>
      </w:pPr>
      <w:r>
        <w:t>For each Work Involvement selection and any applicable equipment, regulatory condition or other confirmed routing criterion, the approval matrix shall specify the required supporting documents and Approver(s).</w:t>
      </w:r>
    </w:p>
    <w:p w14:paraId="4E953984" w14:textId="37997666" w:rsidR="0035770D" w:rsidRDefault="000F6343" w:rsidP="001337F7">
      <w:pPr>
        <w:pStyle w:val="ListParagraph"/>
        <w:numPr>
          <w:ilvl w:val="0"/>
          <w:numId w:val="25"/>
        </w:numPr>
      </w:pPr>
      <w:r>
        <w:t>Each required Approver shall be assigned an area of responsibility for reviewing the NOP application.</w:t>
      </w:r>
    </w:p>
    <w:p w14:paraId="4EB671FB" w14:textId="65877EE4" w:rsidR="0035770D" w:rsidRDefault="000F6343" w:rsidP="00665D34">
      <w:pPr>
        <w:pStyle w:val="ListParagraph"/>
        <w:numPr>
          <w:ilvl w:val="0"/>
          <w:numId w:val="25"/>
        </w:numPr>
      </w:pPr>
      <w:r>
        <w:t>The approval matrix shall define which Approvers must review an application following critical amendments.</w:t>
      </w:r>
    </w:p>
    <w:p w14:paraId="1A8364BE" w14:textId="77777777" w:rsidR="0035770D" w:rsidRDefault="000F6343">
      <w:pPr>
        <w:pStyle w:val="Heading2"/>
      </w:pPr>
      <w:bookmarkStart w:id="157" w:name="_Toc235466359"/>
      <w:r>
        <w:lastRenderedPageBreak/>
        <w:t>Information Presented to Applicant</w:t>
      </w:r>
      <w:bookmarkEnd w:id="157"/>
    </w:p>
    <w:p w14:paraId="268B5877" w14:textId="77777777" w:rsidR="0035770D" w:rsidRDefault="000F6343" w:rsidP="001337F7">
      <w:pPr>
        <w:pStyle w:val="ListParagraph"/>
        <w:numPr>
          <w:ilvl w:val="0"/>
          <w:numId w:val="23"/>
        </w:numPr>
      </w:pPr>
      <w:r>
        <w:t>The applicant shall be able to view the current status of their NOP application after submission.</w:t>
      </w:r>
    </w:p>
    <w:p w14:paraId="2C0D6F6E" w14:textId="77777777" w:rsidR="001337F7" w:rsidRDefault="000F6343" w:rsidP="001337F7">
      <w:pPr>
        <w:pStyle w:val="ListParagraph"/>
        <w:numPr>
          <w:ilvl w:val="0"/>
          <w:numId w:val="23"/>
        </w:numPr>
      </w:pPr>
      <w:r>
        <w:t>While the application is Under Review, the applicant shall be able to view the progress of the required approvals.</w:t>
      </w:r>
    </w:p>
    <w:p w14:paraId="5A3EDF07" w14:textId="56DDB0C5" w:rsidR="00107127" w:rsidRPr="001337F7" w:rsidRDefault="00107127" w:rsidP="001337F7">
      <w:pPr>
        <w:pStyle w:val="ListParagraph"/>
        <w:numPr>
          <w:ilvl w:val="0"/>
          <w:numId w:val="23"/>
        </w:numPr>
      </w:pPr>
      <w:r>
        <w:t xml:space="preserve">When changes are requested, the applicant </w:t>
      </w:r>
      <w:r w:rsidR="000179DF">
        <w:t>can</w:t>
      </w:r>
      <w:r>
        <w:t xml:space="preserve"> view the Change Requested status</w:t>
      </w:r>
      <w:ins w:id="158" w:author="Shin Feng WONG" w:date="2026-09-07T10:19:00Z" w16du:dateUtc="2026-09-07T02:19:00Z">
        <w:r w:rsidR="00660109">
          <w:t>, and the Liaison Officer’s</w:t>
        </w:r>
      </w:ins>
      <w:del w:id="159" w:author="Shin Feng WONG" w:date="2026-09-07T10:19:00Z" w16du:dateUtc="2026-09-07T02:19:00Z">
        <w:r w:rsidDel="00660109">
          <w:delText xml:space="preserve"> and</w:delText>
        </w:r>
      </w:del>
      <w:ins w:id="160" w:author="Shin Feng WONG" w:date="2026-09-07T10:19:00Z" w16du:dateUtc="2026-09-07T02:19:00Z">
        <w:r w:rsidR="00660109">
          <w:t xml:space="preserve"> or</w:t>
        </w:r>
      </w:ins>
      <w:r>
        <w:t xml:space="preserve"> the Approver's instructions for amendment.</w:t>
      </w:r>
    </w:p>
    <w:p w14:paraId="465D7E8F" w14:textId="787EA85F" w:rsidR="00660109" w:rsidRDefault="00660109" w:rsidP="00DB5991">
      <w:pPr>
        <w:pStyle w:val="ListParagraph"/>
        <w:numPr>
          <w:ilvl w:val="0"/>
          <w:numId w:val="23"/>
        </w:numPr>
      </w:pPr>
      <w:ins w:id="161" w:author="Shin Feng WONG" w:date="2026-09-07T10:19:00Z" w16du:dateUtc="2026-09-07T02:19:00Z">
        <w:r>
          <w:t>The Applicant can view the IPA status and when granted, its authorised work period and con</w:t>
        </w:r>
      </w:ins>
      <w:ins w:id="162" w:author="Shin Feng WONG" w:date="2026-09-07T10:20:00Z" w16du:dateUtc="2026-09-07T02:20:00Z">
        <w:r>
          <w:t>ditions.</w:t>
        </w:r>
      </w:ins>
    </w:p>
    <w:p w14:paraId="11DA508B" w14:textId="466C5DF6" w:rsidR="00DB5991" w:rsidRDefault="000F6343" w:rsidP="00DB5991">
      <w:pPr>
        <w:pStyle w:val="ListParagraph"/>
        <w:numPr>
          <w:ilvl w:val="0"/>
          <w:numId w:val="23"/>
        </w:numPr>
      </w:pPr>
      <w:commentRangeStart w:id="163"/>
      <w:commentRangeStart w:id="164"/>
      <w:r>
        <w:t>The applicant shall be able to view when the application has been Approved.</w:t>
      </w:r>
      <w:commentRangeEnd w:id="163"/>
      <w:r w:rsidR="00216885">
        <w:rPr>
          <w:rStyle w:val="CommentReference"/>
          <w:sz w:val="22"/>
          <w:szCs w:val="24"/>
        </w:rPr>
        <w:commentReference w:id="163"/>
      </w:r>
      <w:commentRangeEnd w:id="164"/>
      <w:r w:rsidR="006A73E2">
        <w:rPr>
          <w:rStyle w:val="CommentReference"/>
          <w:sz w:val="22"/>
          <w:szCs w:val="24"/>
        </w:rPr>
        <w:commentReference w:id="164"/>
      </w:r>
    </w:p>
    <w:p w14:paraId="2158306B" w14:textId="0BB939E7" w:rsidR="001337F7" w:rsidRPr="003229DB" w:rsidRDefault="00660109" w:rsidP="00DB5991">
      <w:pPr>
        <w:pStyle w:val="ListParagraph"/>
        <w:numPr>
          <w:ilvl w:val="0"/>
          <w:numId w:val="23"/>
        </w:numPr>
      </w:pPr>
      <w:r>
        <w:t>C</w:t>
      </w:r>
      <w:r w:rsidR="00DB5991">
        <w:t xml:space="preserve">onfigured visibility rules </w:t>
      </w:r>
      <w:r>
        <w:t>determine which</w:t>
      </w:r>
      <w:r w:rsidR="00DB5991">
        <w:t xml:space="preserve"> Approver identit</w:t>
      </w:r>
      <w:r w:rsidR="00EE2388">
        <w:t>ies</w:t>
      </w:r>
      <w:r w:rsidR="00DB5991">
        <w:t xml:space="preserve"> or role</w:t>
      </w:r>
      <w:r w:rsidR="00EE2388">
        <w:t>s</w:t>
      </w:r>
      <w:r w:rsidR="00DB5991">
        <w:t>, action status</w:t>
      </w:r>
      <w:r w:rsidR="00EE2388">
        <w:t>es</w:t>
      </w:r>
      <w:r w:rsidR="00DB5991">
        <w:t>, comments and time stamps</w:t>
      </w:r>
      <w:r w:rsidR="00EE2388">
        <w:t xml:space="preserve"> are displayed to the Applicant</w:t>
      </w:r>
      <w:r w:rsidR="00DB5991">
        <w:t>.</w:t>
      </w:r>
      <w:r w:rsidR="001337F7">
        <w:br w:type="page"/>
      </w:r>
    </w:p>
    <w:p w14:paraId="49613F54" w14:textId="1CF5EB7F" w:rsidR="0035770D" w:rsidRDefault="000F6343" w:rsidP="00B3554F">
      <w:pPr>
        <w:pStyle w:val="Heading1"/>
        <w:pBdr>
          <w:bottom w:val="single" w:sz="4" w:space="1" w:color="auto"/>
        </w:pBdr>
      </w:pPr>
      <w:bookmarkStart w:id="165" w:name="_Toc235466360"/>
      <w:r>
        <w:lastRenderedPageBreak/>
        <w:t>NOP Lifecycle Management</w:t>
      </w:r>
      <w:bookmarkEnd w:id="165"/>
    </w:p>
    <w:p w14:paraId="32C7559B" w14:textId="7DC6332D" w:rsidR="0035770D" w:rsidRDefault="000F6343">
      <w:pPr>
        <w:pStyle w:val="Heading2"/>
      </w:pPr>
      <w:bookmarkStart w:id="166" w:name="_Toc235466361"/>
      <w:r>
        <w:t>Permit Validity and Expiry</w:t>
      </w:r>
      <w:bookmarkEnd w:id="166"/>
    </w:p>
    <w:p w14:paraId="242BD7DA" w14:textId="6DE2F1EF" w:rsidR="0035770D" w:rsidRDefault="000F6343" w:rsidP="00A6720F">
      <w:pPr>
        <w:pStyle w:val="ListParagraph"/>
        <w:numPr>
          <w:ilvl w:val="0"/>
          <w:numId w:val="27"/>
        </w:numPr>
      </w:pPr>
      <w:r>
        <w:t>Unless Cancelled or Revoked, an issued NOP shall retain the application status Approved throughout and after its validity period.</w:t>
      </w:r>
    </w:p>
    <w:p w14:paraId="55D6854E" w14:textId="7BC4E46D" w:rsidR="0035770D" w:rsidRDefault="000F6343" w:rsidP="00A6720F">
      <w:pPr>
        <w:pStyle w:val="ListParagraph"/>
        <w:numPr>
          <w:ilvl w:val="0"/>
          <w:numId w:val="27"/>
        </w:numPr>
      </w:pPr>
      <w:r>
        <w:t>An Approved NOP shall have a calculated validity state of Upcoming before its approved start date and time, Active during its approved validity period, and Expired after its approved end date and time.</w:t>
      </w:r>
    </w:p>
    <w:p w14:paraId="21C4EC09" w14:textId="49AC08F9" w:rsidR="0035770D" w:rsidRDefault="000F6343" w:rsidP="00A6720F">
      <w:pPr>
        <w:pStyle w:val="ListParagraph"/>
        <w:numPr>
          <w:ilvl w:val="0"/>
          <w:numId w:val="27"/>
        </w:numPr>
      </w:pPr>
      <w:r>
        <w:t>The validity state shall be calculated automatically from the approved validity dates and times. No manual close-out action shall be required.</w:t>
      </w:r>
    </w:p>
    <w:p w14:paraId="1A9FE1EC" w14:textId="097283E7" w:rsidR="0035770D" w:rsidRDefault="000F6343" w:rsidP="00A6720F">
      <w:pPr>
        <w:pStyle w:val="ListParagraph"/>
        <w:numPr>
          <w:ilvl w:val="0"/>
          <w:numId w:val="27"/>
        </w:numPr>
      </w:pPr>
      <w:r>
        <w:t>Work shall not be permitted under an Expired NOP unless an extension is subsequently approved.</w:t>
      </w:r>
    </w:p>
    <w:p w14:paraId="02AAED9C" w14:textId="7304A06D" w:rsidR="0035770D" w:rsidRDefault="000F6343" w:rsidP="00A6720F">
      <w:pPr>
        <w:pStyle w:val="ListParagraph"/>
        <w:numPr>
          <w:ilvl w:val="0"/>
          <w:numId w:val="27"/>
        </w:numPr>
      </w:pPr>
      <w:r>
        <w:t>Active NOP counts, operational views and map displays shall include only NOPs that have an Active validity state and are not Suspended, Cancelled or Revoked.</w:t>
      </w:r>
    </w:p>
    <w:p w14:paraId="726A2919" w14:textId="77777777" w:rsidR="0035770D" w:rsidRDefault="000F6343">
      <w:pPr>
        <w:pStyle w:val="Heading2"/>
      </w:pPr>
      <w:bookmarkStart w:id="167" w:name="_Toc235466362"/>
      <w:r>
        <w:t>NOP Extension</w:t>
      </w:r>
      <w:bookmarkEnd w:id="167"/>
    </w:p>
    <w:p w14:paraId="6DB7A376" w14:textId="74CB64E1" w:rsidR="0035770D" w:rsidRDefault="000F6343" w:rsidP="00A6720F">
      <w:pPr>
        <w:pStyle w:val="ListParagraph"/>
        <w:numPr>
          <w:ilvl w:val="0"/>
          <w:numId w:val="29"/>
        </w:numPr>
      </w:pPr>
      <w:r>
        <w:t xml:space="preserve">Each NOP </w:t>
      </w:r>
      <w:r w:rsidR="00174213">
        <w:t xml:space="preserve">is </w:t>
      </w:r>
      <w:r>
        <w:t xml:space="preserve">eligible for one extension of up to </w:t>
      </w:r>
      <w:commentRangeStart w:id="168"/>
      <w:commentRangeStart w:id="169"/>
      <w:r w:rsidRPr="00000515">
        <w:rPr>
          <w:highlight w:val="yellow"/>
        </w:rPr>
        <w:t>one</w:t>
      </w:r>
      <w:commentRangeEnd w:id="168"/>
      <w:r w:rsidR="006F1ABF" w:rsidRPr="00000515">
        <w:rPr>
          <w:rStyle w:val="CommentReference"/>
          <w:sz w:val="22"/>
          <w:szCs w:val="24"/>
          <w:highlight w:val="yellow"/>
        </w:rPr>
        <w:commentReference w:id="168"/>
      </w:r>
      <w:commentRangeEnd w:id="169"/>
      <w:r w:rsidR="00CE3880" w:rsidRPr="00000515">
        <w:rPr>
          <w:rStyle w:val="CommentReference"/>
          <w:sz w:val="22"/>
          <w:szCs w:val="24"/>
          <w:highlight w:val="yellow"/>
        </w:rPr>
        <w:commentReference w:id="169"/>
      </w:r>
      <w:r w:rsidRPr="00000515">
        <w:rPr>
          <w:highlight w:val="yellow"/>
        </w:rPr>
        <w:t xml:space="preserve"> month</w:t>
      </w:r>
      <w:r w:rsidR="0005744F">
        <w:t xml:space="preserve"> from the last day of valid work day</w:t>
      </w:r>
      <w:r>
        <w:t xml:space="preserve">. The extension may be requested </w:t>
      </w:r>
      <w:r w:rsidR="003043DD">
        <w:t xml:space="preserve">by the applicant </w:t>
      </w:r>
      <w:r>
        <w:t>before the approved validity period has expired.</w:t>
      </w:r>
    </w:p>
    <w:p w14:paraId="55343AA2" w14:textId="5FAE126C" w:rsidR="0035770D" w:rsidRDefault="000F6343" w:rsidP="00A6720F">
      <w:pPr>
        <w:pStyle w:val="ListParagraph"/>
        <w:numPr>
          <w:ilvl w:val="0"/>
          <w:numId w:val="29"/>
        </w:numPr>
      </w:pPr>
      <w:r>
        <w:t>Only the validity end date shall be editable through an extension request. All other NOP information shall remain unchanged.</w:t>
      </w:r>
    </w:p>
    <w:p w14:paraId="4FBA4CFD" w14:textId="6F8BBFDC" w:rsidR="0035770D" w:rsidRDefault="000F6343" w:rsidP="00A6720F">
      <w:pPr>
        <w:pStyle w:val="ListParagraph"/>
        <w:numPr>
          <w:ilvl w:val="0"/>
          <w:numId w:val="29"/>
        </w:numPr>
      </w:pPr>
      <w:r>
        <w:t xml:space="preserve">The extension request </w:t>
      </w:r>
      <w:ins w:id="170" w:author="Shin Feng WONG" w:date="2026-09-07T10:26:00Z" w16du:dateUtc="2026-09-07T02:26:00Z">
        <w:r w:rsidR="003D4843">
          <w:t xml:space="preserve">passes through Liaison Officer pre-screening before </w:t>
        </w:r>
      </w:ins>
      <w:r w:rsidR="00FE47D5">
        <w:t>follow</w:t>
      </w:r>
      <w:r w:rsidR="003D4843">
        <w:t>ing</w:t>
      </w:r>
      <w:r>
        <w:t xml:space="preserve"> the same approval workflow as the original NOP application. During review, the NOP </w:t>
      </w:r>
      <w:r w:rsidR="003D4843">
        <w:t>r</w:t>
      </w:r>
      <w:r>
        <w:t>etain</w:t>
      </w:r>
      <w:r w:rsidR="003D4843">
        <w:t>s</w:t>
      </w:r>
      <w:r>
        <w:t xml:space="preserve"> its Approved </w:t>
      </w:r>
      <w:r w:rsidR="003D4843">
        <w:t xml:space="preserve">Application </w:t>
      </w:r>
      <w:r>
        <w:t>status and existing validity dates.</w:t>
      </w:r>
    </w:p>
    <w:p w14:paraId="0DCF7DB4" w14:textId="40DCF9EF" w:rsidR="003D4843" w:rsidRDefault="003D4843" w:rsidP="00A6720F">
      <w:pPr>
        <w:pStyle w:val="ListParagraph"/>
        <w:numPr>
          <w:ilvl w:val="0"/>
          <w:numId w:val="29"/>
        </w:numPr>
      </w:pPr>
      <w:ins w:id="171" w:author="Shin Feng WONG" w:date="2026-09-07T10:26:00Z" w16du:dateUtc="2026-09-07T02:26:00Z">
        <w:r>
          <w:t xml:space="preserve">If the Liaison Officer or an Approver requests changes, the Applicant revises and resubmits the extension request </w:t>
        </w:r>
        <w:r w:rsidR="00BF7632">
          <w:t>through LO pre-screening.</w:t>
        </w:r>
      </w:ins>
    </w:p>
    <w:p w14:paraId="39287494" w14:textId="26097EAA" w:rsidR="0035770D" w:rsidRDefault="000F6343" w:rsidP="00A6720F">
      <w:pPr>
        <w:pStyle w:val="ListParagraph"/>
        <w:numPr>
          <w:ilvl w:val="0"/>
          <w:numId w:val="29"/>
        </w:numPr>
      </w:pPr>
      <w:r>
        <w:t>If the existing validity period expires before the extension is approved, the validity state shall become Expired and work shall cease. Upon approval, the revised end date shall take effect and the validity state shall be recalculated.</w:t>
      </w:r>
    </w:p>
    <w:p w14:paraId="75EF783A" w14:textId="77777777" w:rsidR="0035770D" w:rsidRDefault="000F6343">
      <w:pPr>
        <w:pStyle w:val="Heading2"/>
      </w:pPr>
      <w:bookmarkStart w:id="172" w:name="_Toc235466363"/>
      <w:r>
        <w:t>Suspension, Cancellation and Revocation</w:t>
      </w:r>
      <w:bookmarkEnd w:id="172"/>
    </w:p>
    <w:p w14:paraId="7EE432B7" w14:textId="71BB9289" w:rsidR="0035770D" w:rsidRDefault="00512786" w:rsidP="00A6720F">
      <w:pPr>
        <w:pStyle w:val="ListParagraph"/>
        <w:numPr>
          <w:ilvl w:val="0"/>
          <w:numId w:val="31"/>
        </w:numPr>
      </w:pPr>
      <w:del w:id="173" w:author="Shin Feng WONG" w:date="2026-09-07T10:27:00Z" w16du:dateUtc="2026-09-07T02:27:00Z">
        <w:r w:rsidDel="00BF7632">
          <w:delText>An authorised SDC role shall confirm the cancellation before the NOP transitions to Cancelled.</w:delText>
        </w:r>
      </w:del>
      <w:ins w:id="174" w:author="Shin Feng WONG" w:date="2026-09-07T10:27:00Z" w16du:dateUtc="2026-09-07T02:27:00Z">
        <w:r w:rsidR="00BF7632">
          <w:t>The Applicant submits a</w:t>
        </w:r>
        <w:r w:rsidR="00B11EB5">
          <w:t xml:space="preserve"> cancellation request with a reason.</w:t>
        </w:r>
      </w:ins>
    </w:p>
    <w:p w14:paraId="2708550D" w14:textId="31843531" w:rsidR="00B11EB5" w:rsidRDefault="00B11EB5" w:rsidP="00A6720F">
      <w:pPr>
        <w:pStyle w:val="ListParagraph"/>
        <w:numPr>
          <w:ilvl w:val="0"/>
          <w:numId w:val="31"/>
        </w:numPr>
      </w:pPr>
      <w:ins w:id="175" w:author="Shin Feng WONG" w:date="2026-09-07T10:27:00Z" w16du:dateUtc="2026-09-07T02:27:00Z">
        <w:r>
          <w:t>The request passes through Liaison Officer pre-screening before review by the required Approvers</w:t>
        </w:r>
      </w:ins>
      <w:ins w:id="176" w:author="Shin Feng WONG" w:date="2026-09-07T10:28:00Z" w16du:dateUtc="2026-09-07T02:28:00Z">
        <w:r w:rsidR="000D6899">
          <w:t>. The NOP becomes Cancelled when all required cancellation approvals are obtained.</w:t>
        </w:r>
      </w:ins>
    </w:p>
    <w:p w14:paraId="2D555A00" w14:textId="028087F3" w:rsidR="000D6899" w:rsidRDefault="000D6899" w:rsidP="00A6720F">
      <w:pPr>
        <w:pStyle w:val="ListParagraph"/>
        <w:numPr>
          <w:ilvl w:val="0"/>
          <w:numId w:val="31"/>
        </w:numPr>
      </w:pPr>
      <w:ins w:id="177" w:author="Shin Feng WONG" w:date="2026-09-07T10:28:00Z" w16du:dateUtc="2026-09-07T02:28:00Z">
        <w:r>
          <w:t>If the Liaison Officer or Approver requests changes, the Applicant revises and resubmits the cancellation request through LO pre-screening.</w:t>
        </w:r>
      </w:ins>
    </w:p>
    <w:p w14:paraId="137A9B2E" w14:textId="52CCD16B" w:rsidR="0035770D" w:rsidRDefault="000F6343" w:rsidP="00A6720F">
      <w:pPr>
        <w:pStyle w:val="ListParagraph"/>
        <w:numPr>
          <w:ilvl w:val="0"/>
          <w:numId w:val="31"/>
        </w:numPr>
      </w:pPr>
      <w:r>
        <w:t>An authorised SDC role shall be able to suspend an Approved NOP when work must temporarily cease due to an event or other operational requirement. No work shall be permitted while the NOP is Suspended.</w:t>
      </w:r>
    </w:p>
    <w:p w14:paraId="61A0018F" w14:textId="4AE2561D" w:rsidR="0035770D" w:rsidRDefault="000F6343" w:rsidP="00A6720F">
      <w:pPr>
        <w:pStyle w:val="ListParagraph"/>
        <w:numPr>
          <w:ilvl w:val="0"/>
          <w:numId w:val="31"/>
        </w:numPr>
      </w:pPr>
      <w:r>
        <w:t>A Suspended NOP shall retain its Approved application status. Its approved validity period shall continue and shall not be paused or extended by the suspension.</w:t>
      </w:r>
    </w:p>
    <w:p w14:paraId="7C228913" w14:textId="77777777" w:rsidR="00956101" w:rsidRDefault="000D6899" w:rsidP="00A6720F">
      <w:pPr>
        <w:pStyle w:val="ListParagraph"/>
        <w:numPr>
          <w:ilvl w:val="0"/>
          <w:numId w:val="31"/>
        </w:numPr>
        <w:rPr>
          <w:ins w:id="178" w:author="Shin Feng WONG" w:date="2026-09-07T10:29:00Z" w16du:dateUtc="2026-09-07T02:29:00Z"/>
        </w:rPr>
      </w:pPr>
      <w:ins w:id="179" w:author="Shin Feng WONG" w:date="2026-09-07T10:28:00Z" w16du:dateUtc="2026-09-07T02:28:00Z">
        <w:r>
          <w:t xml:space="preserve">The Applicant may request </w:t>
        </w:r>
      </w:ins>
      <w:ins w:id="180" w:author="Shin Feng WONG" w:date="2026-09-07T10:29:00Z" w16du:dateUtc="2026-09-07T02:29:00Z">
        <w:r>
          <w:t>lifting of suspension with</w:t>
        </w:r>
        <w:r w:rsidR="00956101">
          <w:t xml:space="preserve"> a reason.</w:t>
        </w:r>
      </w:ins>
    </w:p>
    <w:p w14:paraId="27A46602" w14:textId="49F24478" w:rsidR="00956101" w:rsidRDefault="00956101" w:rsidP="00956101">
      <w:pPr>
        <w:pStyle w:val="ListParagraph"/>
        <w:numPr>
          <w:ilvl w:val="0"/>
          <w:numId w:val="31"/>
        </w:numPr>
        <w:rPr>
          <w:ins w:id="181" w:author="Shin Feng WONG" w:date="2026-09-07T10:29:00Z" w16du:dateUtc="2026-09-07T02:29:00Z"/>
        </w:rPr>
      </w:pPr>
      <w:ins w:id="182" w:author="Shin Feng WONG" w:date="2026-09-07T10:29:00Z" w16du:dateUtc="2026-09-07T02:29:00Z">
        <w:r>
          <w:lastRenderedPageBreak/>
          <w:t>The request passes through Liaison Officer pre-screening before Approver review. An authorised Approver may also initiate the review directly.</w:t>
        </w:r>
      </w:ins>
    </w:p>
    <w:p w14:paraId="5268C096" w14:textId="34B2BA05" w:rsidR="0035770D" w:rsidRDefault="000F6343" w:rsidP="00A6720F">
      <w:pPr>
        <w:pStyle w:val="ListParagraph"/>
        <w:numPr>
          <w:ilvl w:val="0"/>
          <w:numId w:val="31"/>
        </w:numPr>
      </w:pPr>
      <w:r>
        <w:t>An authorised SDC role shall be able to lift a suspension. Work may resume only if the NOP's calculated validity state is Active.</w:t>
      </w:r>
    </w:p>
    <w:p w14:paraId="17B11B14" w14:textId="46AD9A22" w:rsidR="0035770D" w:rsidRDefault="00030ACB" w:rsidP="00A6720F">
      <w:pPr>
        <w:pStyle w:val="ListParagraph"/>
        <w:numPr>
          <w:ilvl w:val="0"/>
          <w:numId w:val="31"/>
        </w:numPr>
      </w:pPr>
      <w:r>
        <w:t>Only a</w:t>
      </w:r>
      <w:r w:rsidR="000F6343">
        <w:t xml:space="preserve">n </w:t>
      </w:r>
      <w:r w:rsidR="000F6343" w:rsidRPr="00000515">
        <w:rPr>
          <w:highlight w:val="yellow"/>
        </w:rPr>
        <w:t xml:space="preserve">authorised SDC role </w:t>
      </w:r>
      <w:r w:rsidR="000F6343">
        <w:t>shall be able to revoke an Approved NOP.</w:t>
      </w:r>
      <w:r w:rsidR="0005744F">
        <w:t xml:space="preserve"> </w:t>
      </w:r>
      <w:r w:rsidR="000D4A4F">
        <w:t xml:space="preserve">A </w:t>
      </w:r>
      <w:r w:rsidR="00C7530B" w:rsidRPr="005F76AE">
        <w:rPr>
          <w:highlight w:val="yellow"/>
        </w:rPr>
        <w:t>Liaison Officer</w:t>
      </w:r>
      <w:r w:rsidR="00C7530B">
        <w:t xml:space="preserve"> </w:t>
      </w:r>
      <w:r w:rsidR="000D4A4F">
        <w:t>shall not be permitted to revoke an NOP.</w:t>
      </w:r>
    </w:p>
    <w:p w14:paraId="006886EA" w14:textId="72E716EF" w:rsidR="0035770D" w:rsidRDefault="000F6343" w:rsidP="00A6720F">
      <w:pPr>
        <w:pStyle w:val="ListParagraph"/>
        <w:numPr>
          <w:ilvl w:val="0"/>
          <w:numId w:val="31"/>
        </w:numPr>
      </w:pPr>
      <w:r>
        <w:t xml:space="preserve">Cancelled and Revoked NOPs shall no longer permit work and </w:t>
      </w:r>
      <w:r w:rsidR="00C7530B">
        <w:t>may</w:t>
      </w:r>
      <w:r>
        <w:t xml:space="preserve"> not be reinstated.</w:t>
      </w:r>
    </w:p>
    <w:p w14:paraId="0B683B84" w14:textId="77777777" w:rsidR="0035770D" w:rsidRDefault="000F6343">
      <w:pPr>
        <w:pStyle w:val="Heading2"/>
      </w:pPr>
      <w:bookmarkStart w:id="183" w:name="_Toc235466364"/>
      <w:r>
        <w:t>Blackout Dates</w:t>
      </w:r>
      <w:bookmarkEnd w:id="183"/>
    </w:p>
    <w:p w14:paraId="38BFE0B0" w14:textId="4C52F994" w:rsidR="0035770D" w:rsidRDefault="000F6343" w:rsidP="00A6720F">
      <w:pPr>
        <w:pStyle w:val="ListParagraph"/>
        <w:numPr>
          <w:ilvl w:val="0"/>
          <w:numId w:val="32"/>
        </w:numPr>
      </w:pPr>
      <w:del w:id="184" w:author="Shin Feng WONG" w:date="2026-09-07T10:31:00Z" w16du:dateUtc="2026-09-07T02:31:00Z">
        <w:r w:rsidDel="00B816DE">
          <w:delText>Authorised SDC administrators shall be able to</w:delText>
        </w:r>
      </w:del>
      <w:ins w:id="185" w:author="Shin Feng WONG" w:date="2026-09-07T10:31:00Z" w16du:dateUtc="2026-09-07T02:31:00Z">
        <w:r w:rsidR="00B816DE">
          <w:t>The NOP Operations Admin</w:t>
        </w:r>
      </w:ins>
      <w:r>
        <w:t xml:space="preserve"> </w:t>
      </w:r>
      <w:commentRangeStart w:id="186"/>
      <w:commentRangeStart w:id="187"/>
      <w:r w:rsidRPr="00000515">
        <w:rPr>
          <w:highlight w:val="yellow"/>
        </w:rPr>
        <w:t>define</w:t>
      </w:r>
      <w:r w:rsidR="00B816DE">
        <w:rPr>
          <w:highlight w:val="yellow"/>
        </w:rPr>
        <w:t>s</w:t>
      </w:r>
      <w:r w:rsidRPr="00000515">
        <w:rPr>
          <w:highlight w:val="yellow"/>
        </w:rPr>
        <w:t xml:space="preserve"> blackout dates</w:t>
      </w:r>
      <w:r>
        <w:t xml:space="preserve"> </w:t>
      </w:r>
      <w:commentRangeEnd w:id="186"/>
      <w:r w:rsidR="0009349C">
        <w:rPr>
          <w:rStyle w:val="CommentReference"/>
          <w:sz w:val="22"/>
          <w:szCs w:val="24"/>
        </w:rPr>
        <w:commentReference w:id="186"/>
      </w:r>
      <w:commentRangeEnd w:id="187"/>
      <w:r w:rsidR="00BE5BF8">
        <w:rPr>
          <w:rStyle w:val="CommentReference"/>
          <w:sz w:val="22"/>
          <w:szCs w:val="24"/>
        </w:rPr>
        <w:commentReference w:id="187"/>
      </w:r>
      <w:r>
        <w:t>and their associated zones or areas.</w:t>
      </w:r>
    </w:p>
    <w:p w14:paraId="40072FB4" w14:textId="7D7BB2E1" w:rsidR="0005744F" w:rsidRDefault="0005744F" w:rsidP="0005744F">
      <w:pPr>
        <w:pStyle w:val="ListParagraph"/>
        <w:numPr>
          <w:ilvl w:val="0"/>
          <w:numId w:val="32"/>
        </w:numPr>
      </w:pPr>
      <w:r>
        <w:t xml:space="preserve">Weekends and public holidays </w:t>
      </w:r>
      <w:r w:rsidR="009E5B84">
        <w:t xml:space="preserve">shall </w:t>
      </w:r>
      <w:r>
        <w:t xml:space="preserve">be included </w:t>
      </w:r>
      <w:r w:rsidR="009E5B84">
        <w:t xml:space="preserve">automatically </w:t>
      </w:r>
      <w:r>
        <w:t xml:space="preserve">as </w:t>
      </w:r>
      <w:r w:rsidR="00971619">
        <w:t xml:space="preserve">island-wide </w:t>
      </w:r>
      <w:r>
        <w:t>blackout dates by default</w:t>
      </w:r>
      <w:r w:rsidR="00971619">
        <w:t xml:space="preserve"> in the system</w:t>
      </w:r>
      <w:r>
        <w:t>.</w:t>
      </w:r>
    </w:p>
    <w:p w14:paraId="341BA072" w14:textId="3C46D11E" w:rsidR="0035770D" w:rsidRDefault="000F6343" w:rsidP="00A6720F">
      <w:pPr>
        <w:pStyle w:val="ListParagraph"/>
        <w:numPr>
          <w:ilvl w:val="0"/>
          <w:numId w:val="32"/>
        </w:numPr>
      </w:pPr>
      <w:r>
        <w:t>When requested work dates and locations overlap a configured blackout period and area, the applicant shall receive a warning before submission. The warning shall not block submission.</w:t>
      </w:r>
    </w:p>
    <w:p w14:paraId="22E70D75" w14:textId="64A28949" w:rsidR="0035770D" w:rsidRDefault="000F6343" w:rsidP="00A6720F">
      <w:pPr>
        <w:pStyle w:val="ListParagraph"/>
        <w:numPr>
          <w:ilvl w:val="0"/>
          <w:numId w:val="32"/>
        </w:numPr>
      </w:pPr>
      <w:r>
        <w:t>When a new blackout date affects an existing Approved NOP, the affected NOP and applicant shall be identified for notification.</w:t>
      </w:r>
    </w:p>
    <w:p w14:paraId="14FC0564" w14:textId="55979A72" w:rsidR="0035770D" w:rsidRDefault="000F6343" w:rsidP="00A6720F">
      <w:pPr>
        <w:pStyle w:val="ListParagraph"/>
        <w:numPr>
          <w:ilvl w:val="0"/>
          <w:numId w:val="32"/>
        </w:numPr>
      </w:pPr>
      <w:commentRangeStart w:id="188"/>
      <w:commentRangeStart w:id="189"/>
      <w:r>
        <w:t>A blackout-date overlap shall not automatically suspend, cancel or revoke an existing Approved NOP.</w:t>
      </w:r>
      <w:commentRangeEnd w:id="188"/>
      <w:r w:rsidR="00216885">
        <w:rPr>
          <w:rStyle w:val="CommentReference"/>
          <w:sz w:val="22"/>
          <w:szCs w:val="24"/>
        </w:rPr>
        <w:commentReference w:id="188"/>
      </w:r>
      <w:commentRangeEnd w:id="189"/>
      <w:r w:rsidR="00E753FF">
        <w:rPr>
          <w:rStyle w:val="CommentReference"/>
          <w:sz w:val="22"/>
          <w:szCs w:val="24"/>
        </w:rPr>
        <w:commentReference w:id="189"/>
      </w:r>
    </w:p>
    <w:p w14:paraId="7E5F035C" w14:textId="77777777" w:rsidR="00BC2989" w:rsidRDefault="004C141C">
      <w:pPr>
        <w:pStyle w:val="Heading2"/>
      </w:pPr>
      <w:bookmarkStart w:id="190" w:name="_Toc235466365"/>
      <w:r>
        <w:t>Urgent NOP Document Completion</w:t>
      </w:r>
      <w:bookmarkEnd w:id="190"/>
    </w:p>
    <w:p w14:paraId="0BCDBCA5" w14:textId="5E540924" w:rsidR="0091169A" w:rsidRDefault="0091169A">
      <w:pPr>
        <w:pStyle w:val="Heading3"/>
      </w:pPr>
      <w:bookmarkStart w:id="191" w:name="_Toc235466366"/>
      <w:r>
        <w:t xml:space="preserve">Document Completion and Permission to </w:t>
      </w:r>
      <w:r w:rsidR="00297022">
        <w:t>Work</w:t>
      </w:r>
      <w:bookmarkEnd w:id="191"/>
    </w:p>
    <w:p w14:paraId="1DF2B42C" w14:textId="6898FCB5" w:rsidR="00C12557" w:rsidRPr="00C12557" w:rsidRDefault="00C12557" w:rsidP="00000515">
      <w:pPr>
        <w:pStyle w:val="ListParagraph"/>
        <w:numPr>
          <w:ilvl w:val="0"/>
          <w:numId w:val="54"/>
        </w:numPr>
      </w:pPr>
      <w:r>
        <w:t>Document completion shall be tracked separately from Application Status</w:t>
      </w:r>
      <w:r w:rsidR="0031600D">
        <w:t xml:space="preserve"> and IPA status</w:t>
      </w:r>
      <w:r>
        <w:t>.</w:t>
      </w:r>
    </w:p>
    <w:p w14:paraId="02F6BA07" w14:textId="08BD20D9" w:rsidR="00C12557" w:rsidRDefault="00C12557" w:rsidP="00000515">
      <w:pPr>
        <w:pStyle w:val="ListParagraph"/>
        <w:numPr>
          <w:ilvl w:val="0"/>
          <w:numId w:val="54"/>
        </w:numPr>
      </w:pPr>
      <w:del w:id="192" w:author="Shin Feng WONG" w:date="2026-09-07T10:35:00Z" w16du:dateUtc="2026-09-07T02:35:00Z">
        <w:r w:rsidDel="00556442">
          <w:delText>Documents Outstanding shall not prevent work under an Approved Urgent NOP while its Permit Validity State is Active and its Permit Operational State permits work.</w:delText>
        </w:r>
      </w:del>
      <w:ins w:id="193" w:author="Shin Feng WONG" w:date="2026-09-07T10:35:00Z" w16du:dateUtc="2026-09-07T02:35:00Z">
        <w:r w:rsidR="00556442">
          <w:t>Granted IPA permits work within its authorised period and conditions while required documents remain outstanding.</w:t>
        </w:r>
      </w:ins>
    </w:p>
    <w:p w14:paraId="4E4B614E" w14:textId="21C0F62A" w:rsidR="00C12557" w:rsidRDefault="00B816DE" w:rsidP="00000515">
      <w:pPr>
        <w:pStyle w:val="ListParagraph"/>
        <w:numPr>
          <w:ilvl w:val="0"/>
          <w:numId w:val="54"/>
        </w:numPr>
      </w:pPr>
      <w:r>
        <w:t>The</w:t>
      </w:r>
      <w:r w:rsidR="00221FC3">
        <w:t xml:space="preserve"> </w:t>
      </w:r>
      <w:ins w:id="194" w:author="Shin Feng WONG" w:date="2026-09-07T11:20:00Z" w16du:dateUtc="2026-09-07T03:20:00Z">
        <w:r w:rsidR="00221FC3">
          <w:t>document-completion period defaults to 3 calendar days.</w:t>
        </w:r>
      </w:ins>
      <w:r w:rsidR="00221FC3">
        <w:t xml:space="preserve"> </w:t>
      </w:r>
      <w:ins w:id="195" w:author="Shin Feng WONG" w:date="2026-09-07T11:21:00Z" w16du:dateUtc="2026-09-07T03:21:00Z">
        <w:r w:rsidR="00221FC3">
          <w:t>The NOP Operations Admin</w:t>
        </w:r>
        <w:r w:rsidR="00B16F89">
          <w:t xml:space="preserve"> can</w:t>
        </w:r>
      </w:ins>
      <w:r w:rsidR="00C12557">
        <w:t xml:space="preserve"> </w:t>
      </w:r>
      <w:ins w:id="196" w:author="Shin Feng WONG" w:date="2026-09-07T11:21:00Z" w16du:dateUtc="2026-09-07T03:21:00Z">
        <w:r w:rsidR="00B16F89">
          <w:t>this period.</w:t>
        </w:r>
      </w:ins>
    </w:p>
    <w:p w14:paraId="3CE0C11C" w14:textId="676EEA40" w:rsidR="00C12557" w:rsidRDefault="00C12557" w:rsidP="00000515">
      <w:pPr>
        <w:pStyle w:val="ListParagraph"/>
        <w:numPr>
          <w:ilvl w:val="0"/>
          <w:numId w:val="54"/>
        </w:numPr>
      </w:pPr>
      <w:r>
        <w:t xml:space="preserve">The </w:t>
      </w:r>
      <w:r w:rsidR="007548E9">
        <w:t>system</w:t>
      </w:r>
      <w:r>
        <w:t xml:space="preserve"> </w:t>
      </w:r>
      <w:r w:rsidR="007548E9">
        <w:t>c</w:t>
      </w:r>
      <w:r>
        <w:t>alculate</w:t>
      </w:r>
      <w:r w:rsidR="007548E9">
        <w:t>s</w:t>
      </w:r>
      <w:r>
        <w:t xml:space="preserve"> the </w:t>
      </w:r>
      <w:r w:rsidR="007548E9">
        <w:t xml:space="preserve">document-completion </w:t>
      </w:r>
      <w:r>
        <w:t xml:space="preserve">deadline from the date and time </w:t>
      </w:r>
      <w:r w:rsidR="007548E9">
        <w:t>IPA is granted</w:t>
      </w:r>
      <w:r>
        <w:t xml:space="preserve">, using </w:t>
      </w:r>
      <w:r w:rsidR="00681B9A">
        <w:t xml:space="preserve">the configured number of </w:t>
      </w:r>
      <w:r>
        <w:t>continuous 24-hour calendar days, and display it to authorised users.</w:t>
      </w:r>
    </w:p>
    <w:p w14:paraId="155D1C80" w14:textId="63BDE3CE" w:rsidR="00C12557" w:rsidRDefault="00C12557" w:rsidP="00000515">
      <w:pPr>
        <w:pStyle w:val="ListParagraph"/>
        <w:numPr>
          <w:ilvl w:val="0"/>
          <w:numId w:val="54"/>
        </w:numPr>
      </w:pPr>
      <w:r>
        <w:t xml:space="preserve">Changes to the configured period shall apply only to </w:t>
      </w:r>
      <w:r w:rsidR="00681B9A">
        <w:t xml:space="preserve">IPAs </w:t>
      </w:r>
      <w:r>
        <w:t xml:space="preserve">approved after the change. Existing </w:t>
      </w:r>
      <w:r w:rsidR="00343500">
        <w:t xml:space="preserve">document-completion </w:t>
      </w:r>
      <w:r>
        <w:t>deadlines shall remain unchanged.</w:t>
      </w:r>
    </w:p>
    <w:p w14:paraId="737A1C8E" w14:textId="77777777" w:rsidR="00C12557" w:rsidRPr="00C12557" w:rsidRDefault="00C12557" w:rsidP="00C12557"/>
    <w:p w14:paraId="6E957947" w14:textId="3E6C52E7" w:rsidR="005E4DF6" w:rsidRDefault="005E4DF6" w:rsidP="00000515">
      <w:pPr>
        <w:pStyle w:val="Heading3"/>
      </w:pPr>
      <w:bookmarkStart w:id="197" w:name="_Toc235466367"/>
      <w:r>
        <w:t>Overdue Documents</w:t>
      </w:r>
      <w:r w:rsidR="001C109B">
        <w:t xml:space="preserve"> and Completion</w:t>
      </w:r>
      <w:bookmarkEnd w:id="197"/>
    </w:p>
    <w:p w14:paraId="2DA1E904" w14:textId="77777777" w:rsidR="001C109B" w:rsidRPr="001C109B" w:rsidRDefault="001C109B" w:rsidP="00000515">
      <w:pPr>
        <w:pStyle w:val="ListParagraph"/>
        <w:numPr>
          <w:ilvl w:val="0"/>
          <w:numId w:val="55"/>
        </w:numPr>
      </w:pPr>
      <w:r>
        <w:t xml:space="preserve">When the deadline passes with required documents outstanding, the CMS shall retain the Documents Outstanding indicator and </w:t>
      </w:r>
      <w:commentRangeStart w:id="198"/>
      <w:commentRangeStart w:id="199"/>
      <w:r w:rsidRPr="00000515">
        <w:rPr>
          <w:highlight w:val="yellow"/>
        </w:rPr>
        <w:t>display an Overdue warning</w:t>
      </w:r>
      <w:commentRangeEnd w:id="198"/>
      <w:r w:rsidR="0009349C">
        <w:rPr>
          <w:rStyle w:val="CommentReference"/>
          <w:sz w:val="22"/>
          <w:szCs w:val="24"/>
        </w:rPr>
        <w:commentReference w:id="198"/>
      </w:r>
      <w:commentRangeEnd w:id="199"/>
      <w:r w:rsidR="00825476">
        <w:rPr>
          <w:rStyle w:val="CommentReference"/>
          <w:sz w:val="22"/>
          <w:szCs w:val="24"/>
        </w:rPr>
        <w:commentReference w:id="199"/>
      </w:r>
      <w:r>
        <w:t>.</w:t>
      </w:r>
    </w:p>
    <w:p w14:paraId="377516F2" w14:textId="40F04B1C" w:rsidR="001C109B" w:rsidRDefault="001C109B" w:rsidP="00000515">
      <w:pPr>
        <w:pStyle w:val="ListParagraph"/>
        <w:numPr>
          <w:ilvl w:val="0"/>
          <w:numId w:val="55"/>
        </w:numPr>
      </w:pPr>
      <w:r>
        <w:t xml:space="preserve">Submission of a deferred document shall </w:t>
      </w:r>
      <w:del w:id="200" w:author="Shin Feng WONG" w:date="2026-09-07T10:35:00Z" w16du:dateUtc="2026-09-07T02:35:00Z">
        <w:r w:rsidDel="00CC1459">
          <w:delText xml:space="preserve">retain </w:delText>
        </w:r>
      </w:del>
      <w:ins w:id="201" w:author="Shin Feng WONG" w:date="2026-09-07T10:35:00Z" w16du:dateUtc="2026-09-07T02:35:00Z">
        <w:r w:rsidR="00CC1459">
          <w:t xml:space="preserve">preserves </w:t>
        </w:r>
      </w:ins>
      <w:r>
        <w:t xml:space="preserve">the </w:t>
      </w:r>
      <w:del w:id="202" w:author="Shin Feng WONG" w:date="2026-09-07T10:36:00Z" w16du:dateUtc="2026-09-07T02:36:00Z">
        <w:r w:rsidDel="00CC1459">
          <w:delText xml:space="preserve">original approval outcome and </w:delText>
        </w:r>
      </w:del>
      <w:r>
        <w:t xml:space="preserve">recorded </w:t>
      </w:r>
      <w:ins w:id="203" w:author="Shin Feng WONG" w:date="2026-09-07T10:36:00Z" w16du:dateUtc="2026-09-07T02:36:00Z">
        <w:r w:rsidR="00CC1459">
          <w:t xml:space="preserve">IPA outcome and </w:t>
        </w:r>
      </w:ins>
      <w:r>
        <w:t>approval decisions.</w:t>
      </w:r>
    </w:p>
    <w:p w14:paraId="21FE093F" w14:textId="77777777" w:rsidR="001C109B" w:rsidRDefault="001C109B" w:rsidP="00000515">
      <w:pPr>
        <w:pStyle w:val="ListParagraph"/>
        <w:numPr>
          <w:ilvl w:val="0"/>
          <w:numId w:val="55"/>
        </w:numPr>
      </w:pPr>
      <w:r>
        <w:lastRenderedPageBreak/>
        <w:t>Where the approval and document-rule matrix requires review, the CMS shall assign the submitted document to the responsible Approver role.</w:t>
      </w:r>
    </w:p>
    <w:p w14:paraId="3A8B863A" w14:textId="77777777" w:rsidR="00947E64" w:rsidRDefault="001C109B" w:rsidP="00947E64">
      <w:pPr>
        <w:pStyle w:val="ListParagraph"/>
        <w:numPr>
          <w:ilvl w:val="0"/>
          <w:numId w:val="55"/>
        </w:numPr>
      </w:pPr>
      <w:r>
        <w:t>If correction is required, the CMS shall retain the Documents Outstanding indicator and notify the applicant of the required correction.</w:t>
      </w:r>
    </w:p>
    <w:p w14:paraId="29B58CBB" w14:textId="2B3FA758" w:rsidR="001C109B" w:rsidRDefault="00947E64" w:rsidP="00000515">
      <w:pPr>
        <w:pStyle w:val="ListParagraph"/>
        <w:numPr>
          <w:ilvl w:val="0"/>
          <w:numId w:val="55"/>
        </w:numPr>
      </w:pPr>
      <w:r>
        <w:t>Authorised roles shall be able to view the current number of Urgent NOPs with overdue required documents and access the corresponding NOP records.</w:t>
      </w:r>
    </w:p>
    <w:p w14:paraId="2C67EC41" w14:textId="3933D439" w:rsidR="00A6720F" w:rsidRPr="005A72A3" w:rsidRDefault="001C109B" w:rsidP="005A72A3">
      <w:pPr>
        <w:pStyle w:val="ListParagraph"/>
        <w:numPr>
          <w:ilvl w:val="0"/>
          <w:numId w:val="55"/>
        </w:numPr>
      </w:pPr>
      <w:r>
        <w:t>The indicator shall change to Documents Complete only after all required documents have been submitted and all required reviews have been accepted. The CMS shall then remove the Overdue warning and stop recurring overdue reminders</w:t>
      </w:r>
      <w:r w:rsidR="00686E6F">
        <w:t>.</w:t>
      </w:r>
      <w:r w:rsidR="00A6720F">
        <w:br w:type="page"/>
      </w:r>
    </w:p>
    <w:p w14:paraId="13ED1809" w14:textId="6B43FF11" w:rsidR="0035770D" w:rsidRDefault="000F6343" w:rsidP="00B3554F">
      <w:pPr>
        <w:pStyle w:val="Heading1"/>
        <w:pBdr>
          <w:bottom w:val="single" w:sz="4" w:space="1" w:color="auto"/>
        </w:pBdr>
      </w:pPr>
      <w:bookmarkStart w:id="204" w:name="_Toc235466368"/>
      <w:r>
        <w:lastRenderedPageBreak/>
        <w:t>NOP</w:t>
      </w:r>
      <w:r w:rsidR="00284B4D">
        <w:t xml:space="preserve"> Register</w:t>
      </w:r>
      <w:r>
        <w:t xml:space="preserve"> and Reporting</w:t>
      </w:r>
      <w:bookmarkEnd w:id="204"/>
    </w:p>
    <w:p w14:paraId="479F9C33" w14:textId="77777777" w:rsidR="0035770D" w:rsidRDefault="000F6343">
      <w:pPr>
        <w:pStyle w:val="Heading2"/>
      </w:pPr>
      <w:bookmarkStart w:id="205" w:name="_Toc235466369"/>
      <w:r>
        <w:t>NOP Register</w:t>
      </w:r>
      <w:bookmarkEnd w:id="205"/>
    </w:p>
    <w:p w14:paraId="75593595" w14:textId="77777777" w:rsidR="00DC13A1" w:rsidRPr="00DC13A1" w:rsidRDefault="00DC13A1" w:rsidP="00000515">
      <w:pPr>
        <w:pStyle w:val="ListParagraph"/>
        <w:numPr>
          <w:ilvl w:val="0"/>
          <w:numId w:val="56"/>
        </w:numPr>
      </w:pPr>
      <w:r>
        <w:t>A searchable, filterable and sortable NOP Register shall be available to authorised internal users.</w:t>
      </w:r>
    </w:p>
    <w:p w14:paraId="7A698033" w14:textId="77777777" w:rsidR="00DC13A1" w:rsidRDefault="00DC13A1">
      <w:pPr>
        <w:pStyle w:val="ListParagraph"/>
        <w:numPr>
          <w:ilvl w:val="0"/>
          <w:numId w:val="56"/>
        </w:numPr>
      </w:pPr>
      <w:r>
        <w:t>Access to NOP records and actions shall be restricted according to the user’s role.</w:t>
      </w:r>
    </w:p>
    <w:p w14:paraId="39C71477" w14:textId="0310FA78" w:rsidR="003504E9" w:rsidRDefault="00360A0D">
      <w:pPr>
        <w:pStyle w:val="ListParagraph"/>
        <w:numPr>
          <w:ilvl w:val="0"/>
          <w:numId w:val="56"/>
        </w:numPr>
      </w:pPr>
      <w:ins w:id="206" w:author="Shin Feng WONG" w:date="2026-09-07T10:38:00Z" w16du:dateUtc="2026-09-07T02:38:00Z">
        <w:r>
          <w:t xml:space="preserve">The NOP Operations Admin can access all submitted NOP applications through the </w:t>
        </w:r>
      </w:ins>
      <w:ins w:id="207" w:author="Shin Feng WONG" w:date="2026-09-07T10:39:00Z" w16du:dateUtc="2026-09-07T02:39:00Z">
        <w:r>
          <w:t>register.</w:t>
        </w:r>
      </w:ins>
    </w:p>
    <w:p w14:paraId="3C681419" w14:textId="77777777" w:rsidR="00DC13A1" w:rsidRDefault="00DC13A1" w:rsidP="00000515">
      <w:pPr>
        <w:pStyle w:val="ListParagraph"/>
        <w:numPr>
          <w:ilvl w:val="0"/>
          <w:numId w:val="56"/>
        </w:numPr>
      </w:pPr>
      <w:r>
        <w:t xml:space="preserve">NOP applications associated with a </w:t>
      </w:r>
      <w:commentRangeStart w:id="208"/>
      <w:commentRangeStart w:id="209"/>
      <w:r w:rsidRPr="00000515">
        <w:rPr>
          <w:highlight w:val="yellow"/>
        </w:rPr>
        <w:t>Liaison Officer shall be visible to that Liaison Officer</w:t>
      </w:r>
      <w:r>
        <w:t>.</w:t>
      </w:r>
      <w:commentRangeEnd w:id="208"/>
      <w:r w:rsidR="00873FD0">
        <w:rPr>
          <w:rStyle w:val="CommentReference"/>
          <w:sz w:val="22"/>
          <w:szCs w:val="24"/>
        </w:rPr>
        <w:commentReference w:id="208"/>
      </w:r>
      <w:commentRangeEnd w:id="209"/>
      <w:r w:rsidR="009D3BB2">
        <w:rPr>
          <w:rStyle w:val="CommentReference"/>
          <w:sz w:val="22"/>
          <w:szCs w:val="24"/>
        </w:rPr>
        <w:commentReference w:id="209"/>
      </w:r>
    </w:p>
    <w:p w14:paraId="7FD7C863" w14:textId="0CFED62F" w:rsidR="00DC13A1" w:rsidRDefault="00DC13A1" w:rsidP="00DC13A1">
      <w:pPr>
        <w:pStyle w:val="ListParagraph"/>
        <w:numPr>
          <w:ilvl w:val="0"/>
          <w:numId w:val="56"/>
        </w:numPr>
      </w:pPr>
      <w:r>
        <w:t xml:space="preserve">NOP applications required for operational analysis and deconfliction shall be visible to authorised </w:t>
      </w:r>
      <w:r w:rsidR="00210354">
        <w:t xml:space="preserve">SDC Stakeholders (inclusive of </w:t>
      </w:r>
      <w:r>
        <w:t>OR Team</w:t>
      </w:r>
      <w:r w:rsidR="00210354">
        <w:t>)</w:t>
      </w:r>
      <w:r>
        <w:t>.</w:t>
      </w:r>
    </w:p>
    <w:p w14:paraId="6051058B" w14:textId="6BD41A86" w:rsidR="00696371" w:rsidRDefault="00696371" w:rsidP="00000515">
      <w:pPr>
        <w:pStyle w:val="ListParagraph"/>
        <w:numPr>
          <w:ilvl w:val="0"/>
          <w:numId w:val="56"/>
        </w:numPr>
      </w:pPr>
      <w:r>
        <w:t xml:space="preserve">NOP applications requiring an Approver’s action, </w:t>
      </w:r>
      <w:r w:rsidR="007F3D09">
        <w:t xml:space="preserve">both </w:t>
      </w:r>
      <w:r>
        <w:t xml:space="preserve">current and </w:t>
      </w:r>
      <w:r w:rsidR="007F3D09">
        <w:t xml:space="preserve">past </w:t>
      </w:r>
      <w:r>
        <w:t>applications within their permitted scope, shall be visible to that Approver.</w:t>
      </w:r>
    </w:p>
    <w:p w14:paraId="7D1E48DB" w14:textId="50CAFB87" w:rsidR="00360A0D" w:rsidRDefault="00360A0D" w:rsidP="00000515">
      <w:pPr>
        <w:pStyle w:val="ListParagraph"/>
        <w:numPr>
          <w:ilvl w:val="0"/>
          <w:numId w:val="56"/>
        </w:numPr>
      </w:pPr>
      <w:ins w:id="210" w:author="Shin Feng WONG" w:date="2026-09-07T10:39:00Z" w16du:dateUtc="2026-09-07T02:39:00Z">
        <w:r>
          <w:t>The NOP Register displays the IPA status and where granted, the authorised work period and conditions alongside the Application Status.</w:t>
        </w:r>
      </w:ins>
    </w:p>
    <w:p w14:paraId="7B8CA117" w14:textId="55DF1046" w:rsidR="0035770D" w:rsidRDefault="003C573E">
      <w:pPr>
        <w:pStyle w:val="Heading2"/>
      </w:pPr>
      <w:bookmarkStart w:id="211" w:name="_Toc235466370"/>
      <w:r>
        <w:t xml:space="preserve">Approver </w:t>
      </w:r>
      <w:r w:rsidR="008407E9">
        <w:t xml:space="preserve">Application </w:t>
      </w:r>
      <w:r>
        <w:t xml:space="preserve">Views and </w:t>
      </w:r>
      <w:r w:rsidR="008407E9">
        <w:t>Access</w:t>
      </w:r>
      <w:bookmarkEnd w:id="211"/>
    </w:p>
    <w:p w14:paraId="47D73530" w14:textId="4473A18D" w:rsidR="00251E8D" w:rsidRPr="00251E8D" w:rsidRDefault="00251E8D" w:rsidP="00000515">
      <w:pPr>
        <w:pStyle w:val="ListParagraph"/>
        <w:numPr>
          <w:ilvl w:val="0"/>
          <w:numId w:val="58"/>
        </w:numPr>
      </w:pPr>
      <w:r>
        <w:t xml:space="preserve">When an Approver accesses the NOP Register, </w:t>
      </w:r>
      <w:r w:rsidRPr="009D22F5">
        <w:rPr>
          <w:rStyle w:val="Strong"/>
          <w:b w:val="0"/>
          <w:bCs w:val="0"/>
        </w:rPr>
        <w:t>Pending Applications</w:t>
      </w:r>
      <w:r>
        <w:t xml:space="preserve"> shall be displayed </w:t>
      </w:r>
      <w:r w:rsidR="00617E67">
        <w:t xml:space="preserve">by default </w:t>
      </w:r>
      <w:r>
        <w:t>and contain the NOP applications currently requiring that Approver’s action.</w:t>
      </w:r>
    </w:p>
    <w:p w14:paraId="262054AC" w14:textId="77777777" w:rsidR="00251E8D" w:rsidRDefault="00251E8D" w:rsidP="00000515">
      <w:pPr>
        <w:pStyle w:val="ListParagraph"/>
        <w:numPr>
          <w:ilvl w:val="0"/>
          <w:numId w:val="58"/>
        </w:numPr>
      </w:pPr>
      <w:r>
        <w:t xml:space="preserve">Current and previous NOP applications within the Approver’s permitted scope shall be available through the </w:t>
      </w:r>
      <w:r w:rsidRPr="009D22F5">
        <w:rPr>
          <w:rStyle w:val="Strong"/>
          <w:b w:val="0"/>
          <w:bCs w:val="0"/>
        </w:rPr>
        <w:t>All Applications</w:t>
      </w:r>
      <w:r>
        <w:t xml:space="preserve"> view.</w:t>
      </w:r>
    </w:p>
    <w:p w14:paraId="415D02FB" w14:textId="77777777" w:rsidR="00251E8D" w:rsidRDefault="00251E8D" w:rsidP="00000515">
      <w:pPr>
        <w:pStyle w:val="ListParagraph"/>
        <w:numPr>
          <w:ilvl w:val="0"/>
          <w:numId w:val="58"/>
        </w:numPr>
      </w:pPr>
      <w:r>
        <w:t>Search, filtering and sorting shall be available in both Approver views and limited to records within the Approver’s permitted scope.</w:t>
      </w:r>
    </w:p>
    <w:p w14:paraId="28482F60" w14:textId="77777777" w:rsidR="00251E8D" w:rsidRDefault="00251E8D" w:rsidP="00000515">
      <w:pPr>
        <w:pStyle w:val="ListParagraph"/>
        <w:numPr>
          <w:ilvl w:val="0"/>
          <w:numId w:val="58"/>
        </w:numPr>
      </w:pPr>
      <w:r>
        <w:t>Selecting an entry from either view shall open the corresponding NOP application for approval or reference.</w:t>
      </w:r>
    </w:p>
    <w:p w14:paraId="744E47B2" w14:textId="77777777" w:rsidR="00251E8D" w:rsidRDefault="00251E8D" w:rsidP="00000515">
      <w:pPr>
        <w:pStyle w:val="ListParagraph"/>
        <w:numPr>
          <w:ilvl w:val="0"/>
          <w:numId w:val="58"/>
        </w:numPr>
      </w:pPr>
      <w:r>
        <w:t xml:space="preserve">Once an Approver completes the required action, the NOP shall be removed from that Approver’s </w:t>
      </w:r>
      <w:r w:rsidRPr="00DC4F82">
        <w:rPr>
          <w:rStyle w:val="Strong"/>
          <w:b w:val="0"/>
          <w:bCs w:val="0"/>
        </w:rPr>
        <w:t>Pending Applications</w:t>
      </w:r>
      <w:r>
        <w:t xml:space="preserve"> view.</w:t>
      </w:r>
    </w:p>
    <w:p w14:paraId="7A215EFD" w14:textId="4F2C4D38" w:rsidR="00251E8D" w:rsidRDefault="00251E8D">
      <w:pPr>
        <w:pStyle w:val="ListParagraph"/>
        <w:numPr>
          <w:ilvl w:val="0"/>
          <w:numId w:val="58"/>
        </w:numPr>
      </w:pPr>
      <w:r>
        <w:t xml:space="preserve">If the same Approver’s action is subsequently required again, the NOP shall return to </w:t>
      </w:r>
      <w:r w:rsidR="0091552A">
        <w:t>the Approver’s</w:t>
      </w:r>
      <w:r>
        <w:t xml:space="preserve"> </w:t>
      </w:r>
      <w:r w:rsidRPr="00DC4F82">
        <w:rPr>
          <w:rStyle w:val="Strong"/>
          <w:b w:val="0"/>
          <w:bCs w:val="0"/>
        </w:rPr>
        <w:t>Pending Applications</w:t>
      </w:r>
      <w:r>
        <w:t xml:space="preserve"> view.</w:t>
      </w:r>
    </w:p>
    <w:p w14:paraId="43A8C282" w14:textId="2FF04625" w:rsidR="006247B1" w:rsidRDefault="006247B1" w:rsidP="006247B1">
      <w:pPr>
        <w:pStyle w:val="Heading2"/>
      </w:pPr>
      <w:r>
        <w:t>Overdue Docu</w:t>
      </w:r>
      <w:r w:rsidR="009C23FE">
        <w:t>ment Monitoring</w:t>
      </w:r>
    </w:p>
    <w:p w14:paraId="557725CE" w14:textId="08EABA4B" w:rsidR="009C23FE" w:rsidRDefault="000C3E2F" w:rsidP="009C23FE">
      <w:pPr>
        <w:pStyle w:val="ListParagraph"/>
        <w:numPr>
          <w:ilvl w:val="0"/>
          <w:numId w:val="62"/>
        </w:numPr>
      </w:pPr>
      <w:r>
        <w:t>Authorised roles shall be able to view the number of Urgent NOPs with overdue required documents and access the corresponding NOP records</w:t>
      </w:r>
    </w:p>
    <w:p w14:paraId="3297DBF5" w14:textId="4AC81CA3" w:rsidR="000C3E2F" w:rsidRDefault="000C3E2F" w:rsidP="009C23FE">
      <w:pPr>
        <w:pStyle w:val="ListParagraph"/>
        <w:numPr>
          <w:ilvl w:val="0"/>
          <w:numId w:val="62"/>
        </w:numPr>
      </w:pPr>
      <w:r>
        <w:t>For each affected NOP, the document completion deadline and outstanding required documents shall be available for review.</w:t>
      </w:r>
    </w:p>
    <w:p w14:paraId="4A64BB2D" w14:textId="5AA054A3" w:rsidR="00317182" w:rsidRPr="009C23FE" w:rsidRDefault="000C3E2F" w:rsidP="00F71ED7">
      <w:pPr>
        <w:pStyle w:val="ListParagraph"/>
        <w:numPr>
          <w:ilvl w:val="0"/>
          <w:numId w:val="62"/>
        </w:numPr>
      </w:pPr>
      <w:r>
        <w:t xml:space="preserve">Authorised </w:t>
      </w:r>
      <w:r w:rsidR="00317182">
        <w:t>roles shall be able to open an affected NOP and carry out the follow-up actions</w:t>
      </w:r>
    </w:p>
    <w:p w14:paraId="3E0C4CD2" w14:textId="77777777" w:rsidR="00146E67" w:rsidRDefault="00251E8D" w:rsidP="00146E67">
      <w:pPr>
        <w:pStyle w:val="Heading2"/>
      </w:pPr>
      <w:bookmarkStart w:id="212" w:name="_Toc235466371"/>
      <w:r>
        <w:lastRenderedPageBreak/>
        <w:t>NOP Register Export</w:t>
      </w:r>
      <w:bookmarkEnd w:id="212"/>
    </w:p>
    <w:p w14:paraId="417C305B" w14:textId="77777777" w:rsidR="00146E67" w:rsidRDefault="00251E8D" w:rsidP="00146E67">
      <w:pPr>
        <w:pStyle w:val="ListParagraph"/>
        <w:numPr>
          <w:ilvl w:val="0"/>
          <w:numId w:val="64"/>
        </w:numPr>
      </w:pPr>
      <w:r>
        <w:t>From either Approver view, an Approver shall be able to export the current result set as a PDF summary report.</w:t>
      </w:r>
    </w:p>
    <w:p w14:paraId="760F65BB" w14:textId="77777777" w:rsidR="00146E67" w:rsidRDefault="001F6426" w:rsidP="00146E67">
      <w:pPr>
        <w:pStyle w:val="ListParagraph"/>
        <w:numPr>
          <w:ilvl w:val="0"/>
          <w:numId w:val="64"/>
        </w:numPr>
      </w:pPr>
      <w:r>
        <w:t>At the time of export, the PDF summary report shall contain all records in the current result set and reflect the applicable Register summary fields, filters and sorting.</w:t>
      </w:r>
    </w:p>
    <w:p w14:paraId="6D64DB8E" w14:textId="3FCCE546" w:rsidR="00146E67" w:rsidRDefault="00FD74D4" w:rsidP="00146E67">
      <w:pPr>
        <w:pStyle w:val="ListParagraph"/>
        <w:numPr>
          <w:ilvl w:val="0"/>
          <w:numId w:val="64"/>
        </w:numPr>
      </w:pPr>
      <w:r>
        <w:t>A</w:t>
      </w:r>
      <w:r w:rsidR="00585927">
        <w:t>uthorised OR Team users and</w:t>
      </w:r>
      <w:r>
        <w:t>NOP Operations Admin can export NOP Register data in CSV, and XLSX formats for operational analysis and reporting</w:t>
      </w:r>
      <w:r w:rsidR="00585927">
        <w:t>.</w:t>
      </w:r>
    </w:p>
    <w:p w14:paraId="3FC062F8" w14:textId="7C308B81" w:rsidR="00251E8D" w:rsidRPr="00251E8D" w:rsidRDefault="00585927" w:rsidP="00146E67">
      <w:pPr>
        <w:pStyle w:val="ListParagraph"/>
        <w:numPr>
          <w:ilvl w:val="0"/>
          <w:numId w:val="64"/>
        </w:numPr>
      </w:pPr>
      <w:r>
        <w:t>Separate from the PDF summary report, once an NOP is Approved, an individual PDF containing its approved application details, validity period, approval outcome and conditions shall be available for download by the applicant, Approvers and other users authorised to access that NOP.</w:t>
      </w:r>
    </w:p>
    <w:p w14:paraId="0E200212" w14:textId="4A585026" w:rsidR="00A65F9B" w:rsidRDefault="00A65F9B" w:rsidP="00A65F9B">
      <w:pPr>
        <w:spacing w:before="0" w:after="160" w:line="278" w:lineRule="auto"/>
      </w:pPr>
      <w:r>
        <w:br w:type="page"/>
      </w:r>
    </w:p>
    <w:p w14:paraId="4280B1BC" w14:textId="2C03E4A9" w:rsidR="0035770D" w:rsidRDefault="000F6343" w:rsidP="00B3554F">
      <w:pPr>
        <w:pStyle w:val="Heading1"/>
        <w:pBdr>
          <w:bottom w:val="single" w:sz="4" w:space="1" w:color="auto"/>
        </w:pBdr>
      </w:pPr>
      <w:bookmarkStart w:id="213" w:name="_Toc235466372"/>
      <w:r>
        <w:lastRenderedPageBreak/>
        <w:t>Notifications</w:t>
      </w:r>
      <w:bookmarkEnd w:id="213"/>
    </w:p>
    <w:p w14:paraId="5E2F4C9E" w14:textId="77777777" w:rsidR="0035770D" w:rsidRDefault="000F6343">
      <w:pPr>
        <w:pStyle w:val="Heading2"/>
      </w:pPr>
      <w:bookmarkStart w:id="214" w:name="_Toc235466373"/>
      <w:r>
        <w:t>Notification Matrix</w:t>
      </w:r>
      <w:bookmarkEnd w:id="214"/>
    </w:p>
    <w:tbl>
      <w:tblPr>
        <w:tblStyle w:val="TableGrid"/>
        <w:tblW w:w="0" w:type="auto"/>
        <w:tblLook w:val="04A0" w:firstRow="1" w:lastRow="0" w:firstColumn="1" w:lastColumn="0" w:noHBand="0" w:noVBand="1"/>
      </w:tblPr>
      <w:tblGrid>
        <w:gridCol w:w="2527"/>
        <w:gridCol w:w="2485"/>
        <w:gridCol w:w="4004"/>
      </w:tblGrid>
      <w:tr w:rsidR="0035770D" w14:paraId="1A45C36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8CADDD" w14:textId="77777777" w:rsidR="0035770D" w:rsidRDefault="000F6343">
            <w:r>
              <w:t>Trigger</w:t>
            </w:r>
          </w:p>
        </w:tc>
        <w:tc>
          <w:tcPr>
            <w:tcW w:w="0" w:type="auto"/>
          </w:tcPr>
          <w:p w14:paraId="30F6F1A5" w14:textId="77777777" w:rsidR="0035770D" w:rsidRDefault="000F6343">
            <w:r>
              <w:t>Recipient(s)</w:t>
            </w:r>
          </w:p>
        </w:tc>
        <w:tc>
          <w:tcPr>
            <w:tcW w:w="0" w:type="auto"/>
          </w:tcPr>
          <w:p w14:paraId="0CA1123F" w14:textId="77777777" w:rsidR="0035770D" w:rsidRDefault="000F6343">
            <w:r>
              <w:t>Notification Content</w:t>
            </w:r>
          </w:p>
        </w:tc>
      </w:tr>
      <w:tr w:rsidR="00314321" w14:paraId="51D4FC43" w14:textId="77777777" w:rsidTr="0013048F">
        <w:tc>
          <w:tcPr>
            <w:tcW w:w="2527" w:type="dxa"/>
          </w:tcPr>
          <w:p w14:paraId="3E4769F6" w14:textId="520A04DE" w:rsidR="00314321" w:rsidRDefault="00314321">
            <w:r>
              <w:rPr>
                <w:rFonts w:hint="eastAsia"/>
              </w:rPr>
              <w:t>Draft application inactive</w:t>
            </w:r>
          </w:p>
        </w:tc>
        <w:tc>
          <w:tcPr>
            <w:tcW w:w="2485" w:type="dxa"/>
          </w:tcPr>
          <w:p w14:paraId="54B8CDF8" w14:textId="1AEB1553" w:rsidR="00314321" w:rsidRDefault="00314321">
            <w:r>
              <w:rPr>
                <w:rFonts w:hint="eastAsia"/>
              </w:rPr>
              <w:t>Applicant</w:t>
            </w:r>
          </w:p>
        </w:tc>
        <w:tc>
          <w:tcPr>
            <w:tcW w:w="4004" w:type="dxa"/>
          </w:tcPr>
          <w:p w14:paraId="18741834" w14:textId="77777777" w:rsidR="00314321" w:rsidRDefault="00314321" w:rsidP="0055474A">
            <w:pPr>
              <w:pStyle w:val="ListBullet"/>
            </w:pPr>
            <w:r>
              <w:rPr>
                <w:rFonts w:hint="eastAsia"/>
              </w:rPr>
              <w:t>Draft reminder</w:t>
            </w:r>
            <w:r w:rsidR="008337FC">
              <w:rPr>
                <w:rFonts w:hint="eastAsia"/>
              </w:rPr>
              <w:t xml:space="preserve"> and </w:t>
            </w:r>
            <w:r>
              <w:rPr>
                <w:rFonts w:hint="eastAsia"/>
              </w:rPr>
              <w:t>NOP draft link</w:t>
            </w:r>
          </w:p>
          <w:p w14:paraId="46A8101A" w14:textId="77777777" w:rsidR="008337FC" w:rsidRDefault="008337FC" w:rsidP="0055474A">
            <w:pPr>
              <w:pStyle w:val="ListBullet"/>
            </w:pPr>
            <w:r>
              <w:rPr>
                <w:rFonts w:hint="eastAsia"/>
              </w:rPr>
              <w:t>Last update date</w:t>
            </w:r>
          </w:p>
          <w:p w14:paraId="50C2877F" w14:textId="7E60114C" w:rsidR="008337FC" w:rsidRDefault="008337FC" w:rsidP="0055474A">
            <w:pPr>
              <w:pStyle w:val="ListBullet"/>
            </w:pPr>
            <w:r>
              <w:rPr>
                <w:rFonts w:hint="eastAsia"/>
              </w:rPr>
              <w:t>Instruction to submit / delete if application no longer required</w:t>
            </w:r>
          </w:p>
        </w:tc>
      </w:tr>
      <w:tr w:rsidR="0013048F" w14:paraId="62F59948" w14:textId="77777777" w:rsidTr="0013048F">
        <w:tc>
          <w:tcPr>
            <w:tcW w:w="2527" w:type="dxa"/>
          </w:tcPr>
          <w:p w14:paraId="0C131FFF" w14:textId="77777777" w:rsidR="0013048F" w:rsidRDefault="003423A0">
            <w:r>
              <w:t>Application submitted</w:t>
            </w:r>
          </w:p>
        </w:tc>
        <w:tc>
          <w:tcPr>
            <w:tcW w:w="2485" w:type="dxa"/>
          </w:tcPr>
          <w:p w14:paraId="54BF2804" w14:textId="671E805B" w:rsidR="0013048F" w:rsidRDefault="003423A0">
            <w:r>
              <w:t>Applicant</w:t>
            </w:r>
            <w:ins w:id="215" w:author="Shin Feng WONG" w:date="2026-09-07T10:43:00Z" w16du:dateUtc="2026-09-07T02:43:00Z">
              <w:r w:rsidR="00652312">
                <w:t xml:space="preserve">, </w:t>
              </w:r>
            </w:ins>
            <w:ins w:id="216" w:author="Shin Feng WONG" w:date="2026-09-07T10:42:00Z" w16du:dateUtc="2026-09-07T02:42:00Z">
              <w:r w:rsidR="008C4080">
                <w:t>Liaison Officer</w:t>
              </w:r>
            </w:ins>
          </w:p>
        </w:tc>
        <w:tc>
          <w:tcPr>
            <w:tcW w:w="4004" w:type="dxa"/>
          </w:tcPr>
          <w:p w14:paraId="49E0FFB3" w14:textId="77777777" w:rsidR="0089042C" w:rsidRDefault="003423A0" w:rsidP="0055474A">
            <w:pPr>
              <w:pStyle w:val="ListBullet"/>
            </w:pPr>
            <w:r>
              <w:t>Submission confirmation</w:t>
            </w:r>
          </w:p>
          <w:p w14:paraId="732C4113" w14:textId="20B48F0F" w:rsidR="0013048F" w:rsidRDefault="003423A0" w:rsidP="0055474A">
            <w:pPr>
              <w:pStyle w:val="ListBullet"/>
            </w:pPr>
            <w:r>
              <w:t>NOP reference number</w:t>
            </w:r>
          </w:p>
          <w:p w14:paraId="11DB5F7A" w14:textId="77777777" w:rsidR="0013048F" w:rsidRDefault="003423A0" w:rsidP="0055474A">
            <w:pPr>
              <w:pStyle w:val="ListBullet"/>
            </w:pPr>
            <w:r>
              <w:t>Application link</w:t>
            </w:r>
          </w:p>
          <w:p w14:paraId="03C97762" w14:textId="73C870FF" w:rsidR="00652312" w:rsidRDefault="00652312" w:rsidP="0055474A">
            <w:pPr>
              <w:pStyle w:val="ListBullet"/>
            </w:pPr>
            <w:ins w:id="217" w:author="Shin Feng WONG" w:date="2026-09-07T10:42:00Z" w16du:dateUtc="2026-09-07T02:42:00Z">
              <w:r>
                <w:t>Pending LO pre</w:t>
              </w:r>
            </w:ins>
            <w:ins w:id="218" w:author="Shin Feng WONG" w:date="2026-09-07T10:43:00Z" w16du:dateUtc="2026-09-07T02:43:00Z">
              <w:r>
                <w:t>-screening</w:t>
              </w:r>
            </w:ins>
          </w:p>
        </w:tc>
      </w:tr>
      <w:tr w:rsidR="0013048F" w14:paraId="32774438" w14:textId="77777777" w:rsidTr="0013048F">
        <w:tc>
          <w:tcPr>
            <w:tcW w:w="2527" w:type="dxa"/>
          </w:tcPr>
          <w:p w14:paraId="03063F38" w14:textId="77777777" w:rsidR="0013048F" w:rsidRDefault="003423A0">
            <w:r>
              <w:t>Approval action assigned</w:t>
            </w:r>
          </w:p>
        </w:tc>
        <w:tc>
          <w:tcPr>
            <w:tcW w:w="2485" w:type="dxa"/>
          </w:tcPr>
          <w:p w14:paraId="21B3F594" w14:textId="77777777" w:rsidR="0013048F" w:rsidRDefault="003423A0">
            <w:r>
              <w:t>Required Approver(s)</w:t>
            </w:r>
          </w:p>
        </w:tc>
        <w:tc>
          <w:tcPr>
            <w:tcW w:w="4004" w:type="dxa"/>
          </w:tcPr>
          <w:p w14:paraId="0FE0E505" w14:textId="41B3C71F" w:rsidR="0013048F" w:rsidRDefault="003423A0" w:rsidP="0055474A">
            <w:pPr>
              <w:pStyle w:val="ListBullet"/>
            </w:pPr>
            <w:r>
              <w:t>Pending approval action</w:t>
            </w:r>
          </w:p>
          <w:p w14:paraId="41BEA86A" w14:textId="519D4186" w:rsidR="0013048F" w:rsidRDefault="003423A0" w:rsidP="0055474A">
            <w:pPr>
              <w:pStyle w:val="ListBullet"/>
            </w:pPr>
            <w:r>
              <w:t>NOP reference number</w:t>
            </w:r>
          </w:p>
          <w:p w14:paraId="4A4FBBCE" w14:textId="05B520EF" w:rsidR="0013048F" w:rsidRDefault="003423A0" w:rsidP="0055474A">
            <w:pPr>
              <w:pStyle w:val="ListBullet"/>
            </w:pPr>
            <w:r>
              <w:t>Applicant and work details</w:t>
            </w:r>
          </w:p>
          <w:p w14:paraId="6FE4AABF" w14:textId="40D92A28" w:rsidR="0013048F" w:rsidRDefault="003423A0" w:rsidP="0055474A">
            <w:pPr>
              <w:pStyle w:val="ListBullet"/>
            </w:pPr>
            <w:r>
              <w:t>Application link</w:t>
            </w:r>
          </w:p>
        </w:tc>
      </w:tr>
      <w:tr w:rsidR="0013048F" w14:paraId="5F22901C" w14:textId="77777777" w:rsidTr="0013048F">
        <w:tc>
          <w:tcPr>
            <w:tcW w:w="2527" w:type="dxa"/>
          </w:tcPr>
          <w:p w14:paraId="2480E24D" w14:textId="77777777" w:rsidR="0013048F" w:rsidRDefault="003423A0">
            <w:r>
              <w:t>Changes requested</w:t>
            </w:r>
          </w:p>
        </w:tc>
        <w:tc>
          <w:tcPr>
            <w:tcW w:w="2485" w:type="dxa"/>
          </w:tcPr>
          <w:p w14:paraId="7F766229" w14:textId="15A5CDCA" w:rsidR="0013048F" w:rsidRDefault="003423A0">
            <w:r>
              <w:t>Applicant</w:t>
            </w:r>
            <w:ins w:id="219" w:author="Shin Feng WONG" w:date="2026-09-07T10:43:00Z" w16du:dateUtc="2026-09-07T02:43:00Z">
              <w:r w:rsidR="00652312">
                <w:t>, Liaison Officer</w:t>
              </w:r>
            </w:ins>
          </w:p>
        </w:tc>
        <w:tc>
          <w:tcPr>
            <w:tcW w:w="4004" w:type="dxa"/>
          </w:tcPr>
          <w:p w14:paraId="7BA0B5F4" w14:textId="5195DF89" w:rsidR="0013048F" w:rsidRDefault="003423A0" w:rsidP="0055474A">
            <w:pPr>
              <w:pStyle w:val="ListBullet"/>
            </w:pPr>
            <w:r>
              <w:t>Required amendments</w:t>
            </w:r>
          </w:p>
          <w:p w14:paraId="5F71439B" w14:textId="58039E24" w:rsidR="0013048F" w:rsidRDefault="00D4488A" w:rsidP="0055474A">
            <w:pPr>
              <w:pStyle w:val="ListBullet"/>
            </w:pPr>
            <w:ins w:id="220" w:author="Shin Feng WONG" w:date="2026-09-07T10:43:00Z" w16du:dateUtc="2026-09-07T02:43:00Z">
              <w:r>
                <w:t xml:space="preserve">LO’s or </w:t>
              </w:r>
            </w:ins>
            <w:r w:rsidR="003423A0">
              <w:t>Approver's comments</w:t>
            </w:r>
          </w:p>
          <w:p w14:paraId="173B75CA" w14:textId="779D515B" w:rsidR="0013048F" w:rsidRDefault="003423A0" w:rsidP="0055474A">
            <w:pPr>
              <w:pStyle w:val="ListBullet"/>
            </w:pPr>
            <w:r>
              <w:t>Application link</w:t>
            </w:r>
          </w:p>
        </w:tc>
      </w:tr>
      <w:tr w:rsidR="0013048F" w14:paraId="63929C9A" w14:textId="77777777" w:rsidTr="0013048F">
        <w:tc>
          <w:tcPr>
            <w:tcW w:w="2527" w:type="dxa"/>
          </w:tcPr>
          <w:p w14:paraId="4BFF782F" w14:textId="77777777" w:rsidR="0013048F" w:rsidRDefault="003423A0">
            <w:r>
              <w:t>Application resubmitted</w:t>
            </w:r>
          </w:p>
        </w:tc>
        <w:tc>
          <w:tcPr>
            <w:tcW w:w="2485" w:type="dxa"/>
          </w:tcPr>
          <w:p w14:paraId="22B28023" w14:textId="4A42F0C1" w:rsidR="0013048F" w:rsidRDefault="003423A0">
            <w:del w:id="221" w:author="Shin Feng WONG" w:date="2026-09-07T10:43:00Z" w16du:dateUtc="2026-09-07T02:43:00Z">
              <w:r w:rsidDel="00D4488A">
                <w:delText>Approvers required to review</w:delText>
              </w:r>
            </w:del>
            <w:ins w:id="222" w:author="Shin Feng WONG" w:date="2026-09-07T10:43:00Z" w16du:dateUtc="2026-09-07T02:43:00Z">
              <w:r w:rsidR="00D4488A">
                <w:t>Liai</w:t>
              </w:r>
            </w:ins>
            <w:ins w:id="223" w:author="Shin Feng WONG" w:date="2026-09-07T10:44:00Z" w16du:dateUtc="2026-09-07T02:44:00Z">
              <w:r w:rsidR="00D4488A">
                <w:t>son Officer</w:t>
              </w:r>
            </w:ins>
          </w:p>
        </w:tc>
        <w:tc>
          <w:tcPr>
            <w:tcW w:w="4004" w:type="dxa"/>
          </w:tcPr>
          <w:p w14:paraId="34EA891F" w14:textId="1954FB66" w:rsidR="0013048F" w:rsidRDefault="003423A0" w:rsidP="0055474A">
            <w:pPr>
              <w:pStyle w:val="ListBullet"/>
            </w:pPr>
            <w:r>
              <w:t xml:space="preserve">Pending </w:t>
            </w:r>
            <w:del w:id="224" w:author="Shin Feng WONG" w:date="2026-09-07T10:44:00Z" w16du:dateUtc="2026-09-07T02:44:00Z">
              <w:r w:rsidDel="00D4488A">
                <w:delText xml:space="preserve">approval </w:delText>
              </w:r>
            </w:del>
            <w:ins w:id="225" w:author="Shin Feng WONG" w:date="2026-09-07T10:44:00Z" w16du:dateUtc="2026-09-07T02:44:00Z">
              <w:r w:rsidR="00D4488A">
                <w:t>LO pre-screening</w:t>
              </w:r>
            </w:ins>
          </w:p>
          <w:p w14:paraId="249B2BE7" w14:textId="49D1E060" w:rsidR="0013048F" w:rsidRDefault="003423A0" w:rsidP="0055474A">
            <w:pPr>
              <w:pStyle w:val="ListBullet"/>
            </w:pPr>
            <w:r>
              <w:t>Amendment summary</w:t>
            </w:r>
          </w:p>
          <w:p w14:paraId="6FEFF4E3" w14:textId="09822E9C" w:rsidR="0013048F" w:rsidRDefault="003423A0" w:rsidP="0055474A">
            <w:pPr>
              <w:pStyle w:val="ListBullet"/>
            </w:pPr>
            <w:r>
              <w:t>Application link</w:t>
            </w:r>
          </w:p>
        </w:tc>
      </w:tr>
      <w:tr w:rsidR="00E93964" w14:paraId="2F403411" w14:textId="77777777" w:rsidTr="0013048F">
        <w:tc>
          <w:tcPr>
            <w:tcW w:w="2527" w:type="dxa"/>
          </w:tcPr>
          <w:p w14:paraId="26E7B3ED" w14:textId="4FF96EAE" w:rsidR="00E93964" w:rsidRDefault="00E93964" w:rsidP="00E93964">
            <w:ins w:id="226" w:author="Shin Feng WONG" w:date="2026-09-07T10:51:00Z" w16du:dateUtc="2026-09-07T02:51:00Z">
              <w:r>
                <w:t xml:space="preserve">IPA </w:t>
              </w:r>
            </w:ins>
            <w:ins w:id="227" w:author="Shin Feng WONG" w:date="2026-09-07T10:52:00Z" w16du:dateUtc="2026-09-07T02:52:00Z">
              <w:r>
                <w:t>r</w:t>
              </w:r>
            </w:ins>
            <w:ins w:id="228" w:author="Shin Feng WONG" w:date="2026-09-07T10:51:00Z" w16du:dateUtc="2026-09-07T02:51:00Z">
              <w:r>
                <w:t>equested</w:t>
              </w:r>
            </w:ins>
          </w:p>
        </w:tc>
        <w:tc>
          <w:tcPr>
            <w:tcW w:w="2485" w:type="dxa"/>
          </w:tcPr>
          <w:p w14:paraId="21EE513C" w14:textId="2F17D74A" w:rsidR="00E93964" w:rsidRDefault="00E93964" w:rsidP="00E93964">
            <w:ins w:id="229" w:author="Shin Feng WONG" w:date="2026-09-07T10:51:00Z" w16du:dateUtc="2026-09-07T02:51:00Z">
              <w:r>
                <w:t>Duty Manager</w:t>
              </w:r>
            </w:ins>
          </w:p>
        </w:tc>
        <w:tc>
          <w:tcPr>
            <w:tcW w:w="4004" w:type="dxa"/>
          </w:tcPr>
          <w:p w14:paraId="40AAEFB3" w14:textId="77777777" w:rsidR="00E93964" w:rsidRDefault="00E93964" w:rsidP="00E93964">
            <w:pPr>
              <w:pStyle w:val="ListBullet"/>
            </w:pPr>
            <w:ins w:id="230" w:author="Shin Feng WONG" w:date="2026-09-07T10:51:00Z" w16du:dateUtc="2026-09-07T02:51:00Z">
              <w:r>
                <w:t>P</w:t>
              </w:r>
            </w:ins>
            <w:ins w:id="231" w:author="Shin Feng WONG" w:date="2026-09-07T10:52:00Z" w16du:dateUtc="2026-09-07T02:52:00Z">
              <w:r>
                <w:t>ending IPA coordination</w:t>
              </w:r>
            </w:ins>
          </w:p>
          <w:p w14:paraId="78BA7A3E" w14:textId="77777777" w:rsidR="00E93964" w:rsidRDefault="00E93964" w:rsidP="00E93964">
            <w:pPr>
              <w:pStyle w:val="ListBullet"/>
            </w:pPr>
            <w:ins w:id="232" w:author="Shin Feng WONG" w:date="2026-09-07T10:52:00Z" w16du:dateUtc="2026-09-07T02:52:00Z">
              <w:r>
                <w:t>Applicant and work details</w:t>
              </w:r>
            </w:ins>
          </w:p>
          <w:p w14:paraId="24F0A306" w14:textId="77777777" w:rsidR="00E93964" w:rsidRDefault="00E93964" w:rsidP="00E93964">
            <w:pPr>
              <w:pStyle w:val="ListBullet"/>
            </w:pPr>
            <w:ins w:id="233" w:author="Shin Feng WONG" w:date="2026-09-07T10:52:00Z" w16du:dateUtc="2026-09-07T02:52:00Z">
              <w:r>
                <w:t>Requested work period</w:t>
              </w:r>
            </w:ins>
          </w:p>
          <w:p w14:paraId="4EAF1EDF" w14:textId="3EAAD274" w:rsidR="00E93964" w:rsidRDefault="00E93964" w:rsidP="00E93964">
            <w:pPr>
              <w:pStyle w:val="ListBullet"/>
            </w:pPr>
            <w:ins w:id="234" w:author="Shin Feng WONG" w:date="2026-09-07T10:52:00Z" w16du:dateUtc="2026-09-07T02:52:00Z">
              <w:r>
                <w:t>Application link</w:t>
              </w:r>
            </w:ins>
          </w:p>
        </w:tc>
      </w:tr>
      <w:tr w:rsidR="00E93964" w14:paraId="212B3875" w14:textId="77777777" w:rsidTr="0013048F">
        <w:tc>
          <w:tcPr>
            <w:tcW w:w="2527" w:type="dxa"/>
          </w:tcPr>
          <w:p w14:paraId="21EF7BEA" w14:textId="3A588B9A" w:rsidR="00E93964" w:rsidRDefault="00E93964" w:rsidP="00E93964">
            <w:ins w:id="235" w:author="Shin Feng WONG" w:date="2026-09-07T10:52:00Z" w16du:dateUtc="2026-09-07T02:52:00Z">
              <w:r>
                <w:t>IPA granted</w:t>
              </w:r>
            </w:ins>
          </w:p>
        </w:tc>
        <w:tc>
          <w:tcPr>
            <w:tcW w:w="2485" w:type="dxa"/>
          </w:tcPr>
          <w:p w14:paraId="7B718324" w14:textId="31ACB228" w:rsidR="00E93964" w:rsidRDefault="00E93964" w:rsidP="00E93964">
            <w:ins w:id="236" w:author="Shin Feng WONG" w:date="2026-09-07T10:52:00Z" w16du:dateUtc="2026-09-07T02:52:00Z">
              <w:r>
                <w:t xml:space="preserve">Applicant and </w:t>
              </w:r>
            </w:ins>
            <w:ins w:id="237" w:author="Shin Feng WONG" w:date="2026-09-07T10:53:00Z" w16du:dateUtc="2026-09-07T02:53:00Z">
              <w:r>
                <w:t>Liaison Officer</w:t>
              </w:r>
            </w:ins>
          </w:p>
        </w:tc>
        <w:tc>
          <w:tcPr>
            <w:tcW w:w="4004" w:type="dxa"/>
          </w:tcPr>
          <w:p w14:paraId="31CD6A42" w14:textId="77777777" w:rsidR="00E93964" w:rsidRDefault="00E93964" w:rsidP="00E93964">
            <w:pPr>
              <w:pStyle w:val="ListBullet"/>
            </w:pPr>
            <w:ins w:id="238" w:author="Shin Feng WONG" w:date="2026-09-07T10:53:00Z" w16du:dateUtc="2026-09-07T02:53:00Z">
              <w:r>
                <w:t>IPA confirmation</w:t>
              </w:r>
            </w:ins>
          </w:p>
          <w:p w14:paraId="4F675733" w14:textId="77777777" w:rsidR="00E93964" w:rsidRDefault="00E93964" w:rsidP="00E93964">
            <w:pPr>
              <w:pStyle w:val="ListBullet"/>
            </w:pPr>
            <w:ins w:id="239" w:author="Shin Feng WONG" w:date="2026-09-07T10:53:00Z" w16du:dateUtc="2026-09-07T02:53:00Z">
              <w:r>
                <w:t>Authorised work period and conditions</w:t>
              </w:r>
            </w:ins>
          </w:p>
          <w:p w14:paraId="6DB033ED" w14:textId="77777777" w:rsidR="00E93964" w:rsidRDefault="00E93964" w:rsidP="00E93964">
            <w:pPr>
              <w:pStyle w:val="ListBullet"/>
            </w:pPr>
            <w:ins w:id="240" w:author="Shin Feng WONG" w:date="2026-09-07T10:53:00Z" w16du:dateUtc="2026-09-07T02:53:00Z">
              <w:r>
                <w:t>Document completion deadline</w:t>
              </w:r>
            </w:ins>
          </w:p>
          <w:p w14:paraId="4CC0F2B0" w14:textId="410F733C" w:rsidR="00E93964" w:rsidRDefault="00E93964" w:rsidP="00E93964">
            <w:pPr>
              <w:pStyle w:val="ListBullet"/>
            </w:pPr>
            <w:ins w:id="241" w:author="Shin Feng WONG" w:date="2026-09-07T10:53:00Z" w16du:dateUtc="2026-09-07T02:53:00Z">
              <w:r>
                <w:t>Application link</w:t>
              </w:r>
            </w:ins>
          </w:p>
        </w:tc>
      </w:tr>
      <w:tr w:rsidR="00E93964" w14:paraId="1BC71DE5" w14:textId="77777777" w:rsidTr="0013048F">
        <w:tc>
          <w:tcPr>
            <w:tcW w:w="2527" w:type="dxa"/>
          </w:tcPr>
          <w:p w14:paraId="0A8EAEC5" w14:textId="77777777" w:rsidR="00E93964" w:rsidRDefault="00E93964" w:rsidP="00E93964">
            <w:r>
              <w:t>Application approved</w:t>
            </w:r>
          </w:p>
        </w:tc>
        <w:tc>
          <w:tcPr>
            <w:tcW w:w="2485" w:type="dxa"/>
          </w:tcPr>
          <w:p w14:paraId="1ED3617C" w14:textId="77777777" w:rsidR="00E93964" w:rsidRDefault="00E93964" w:rsidP="00E93964">
            <w:r>
              <w:t>Applicant and configured distribution list</w:t>
            </w:r>
          </w:p>
        </w:tc>
        <w:tc>
          <w:tcPr>
            <w:tcW w:w="4004" w:type="dxa"/>
          </w:tcPr>
          <w:p w14:paraId="2E4F8214" w14:textId="37EFFE5D" w:rsidR="00E93964" w:rsidRDefault="00E93964" w:rsidP="00E93964">
            <w:pPr>
              <w:pStyle w:val="ListBullet"/>
            </w:pPr>
            <w:r>
              <w:t>Approval confirmation</w:t>
            </w:r>
          </w:p>
          <w:p w14:paraId="3B3DFD4D" w14:textId="0A201980" w:rsidR="00E93964" w:rsidRDefault="00E93964" w:rsidP="00E93964">
            <w:pPr>
              <w:pStyle w:val="ListBullet"/>
            </w:pPr>
            <w:r>
              <w:t>NOP reference number</w:t>
            </w:r>
          </w:p>
          <w:p w14:paraId="542B4A1D" w14:textId="7B716209" w:rsidR="00E93964" w:rsidRDefault="00E93964" w:rsidP="00E93964">
            <w:pPr>
              <w:pStyle w:val="ListBullet"/>
            </w:pPr>
            <w:r>
              <w:t>Approved validity period</w:t>
            </w:r>
          </w:p>
        </w:tc>
      </w:tr>
      <w:tr w:rsidR="00E93964" w14:paraId="6B9B82FF" w14:textId="77777777" w:rsidTr="0013048F">
        <w:tc>
          <w:tcPr>
            <w:tcW w:w="2527" w:type="dxa"/>
          </w:tcPr>
          <w:p w14:paraId="40D2881F" w14:textId="77777777" w:rsidR="00E93964" w:rsidRDefault="00E93964" w:rsidP="00E93964">
            <w:r>
              <w:lastRenderedPageBreak/>
              <w:t>Application withdrawn</w:t>
            </w:r>
          </w:p>
        </w:tc>
        <w:tc>
          <w:tcPr>
            <w:tcW w:w="2485" w:type="dxa"/>
          </w:tcPr>
          <w:p w14:paraId="67BCF45C" w14:textId="77777777" w:rsidR="00E93964" w:rsidRDefault="00E93964" w:rsidP="00E93964">
            <w:r>
              <w:t>Applicant and assigned Approvers</w:t>
            </w:r>
          </w:p>
        </w:tc>
        <w:tc>
          <w:tcPr>
            <w:tcW w:w="4004" w:type="dxa"/>
          </w:tcPr>
          <w:p w14:paraId="56F76B3A" w14:textId="4F2AA34B" w:rsidR="00E93964" w:rsidRDefault="00E93964" w:rsidP="00E93964">
            <w:pPr>
              <w:pStyle w:val="ListBullet"/>
            </w:pPr>
            <w:r>
              <w:t>Withdrawal confirmation</w:t>
            </w:r>
          </w:p>
          <w:p w14:paraId="6CD968EF" w14:textId="471C8761" w:rsidR="00E93964" w:rsidRDefault="00E93964" w:rsidP="00E93964">
            <w:pPr>
              <w:pStyle w:val="ListBullet"/>
            </w:pPr>
            <w:r>
              <w:t>NOP reference number</w:t>
            </w:r>
          </w:p>
        </w:tc>
      </w:tr>
      <w:tr w:rsidR="00E93964" w14:paraId="243016CC" w14:textId="77777777" w:rsidTr="0013048F">
        <w:tc>
          <w:tcPr>
            <w:tcW w:w="2527" w:type="dxa"/>
          </w:tcPr>
          <w:p w14:paraId="47FD5950" w14:textId="77777777" w:rsidR="00E93964" w:rsidRDefault="00E93964" w:rsidP="00E93964">
            <w:r>
              <w:t>Cancellation requested</w:t>
            </w:r>
          </w:p>
        </w:tc>
        <w:tc>
          <w:tcPr>
            <w:tcW w:w="2485" w:type="dxa"/>
          </w:tcPr>
          <w:p w14:paraId="5D582276" w14:textId="454ACF6A" w:rsidR="00E93964" w:rsidRDefault="00E93964" w:rsidP="00E93964">
            <w:del w:id="242" w:author="Shin Feng WONG" w:date="2026-09-07T10:46:00Z" w16du:dateUtc="2026-09-07T02:46:00Z">
              <w:r w:rsidDel="00B12EAF">
                <w:delText>Authorised SDC role</w:delText>
              </w:r>
            </w:del>
            <w:ins w:id="243" w:author="Shin Feng WONG" w:date="2026-09-07T10:46:00Z" w16du:dateUtc="2026-09-07T02:46:00Z">
              <w:r>
                <w:t xml:space="preserve">Liaison </w:t>
              </w:r>
            </w:ins>
            <w:ins w:id="244" w:author="Shin Feng WONG" w:date="2026-09-07T10:47:00Z" w16du:dateUtc="2026-09-07T02:47:00Z">
              <w:r>
                <w:t>Officer</w:t>
              </w:r>
            </w:ins>
          </w:p>
        </w:tc>
        <w:tc>
          <w:tcPr>
            <w:tcW w:w="4004" w:type="dxa"/>
          </w:tcPr>
          <w:p w14:paraId="192EDEE3" w14:textId="45884B07" w:rsidR="00E93964" w:rsidRDefault="00E93964" w:rsidP="00E93964">
            <w:pPr>
              <w:pStyle w:val="ListBullet"/>
            </w:pPr>
            <w:r>
              <w:t xml:space="preserve">Pending cancellation </w:t>
            </w:r>
            <w:del w:id="245" w:author="Shin Feng WONG" w:date="2026-09-07T10:46:00Z" w16du:dateUtc="2026-09-07T02:46:00Z">
              <w:r w:rsidDel="00B12EAF">
                <w:delText>request</w:delText>
              </w:r>
            </w:del>
            <w:ins w:id="246" w:author="Shin Feng WONG" w:date="2026-09-07T10:46:00Z" w16du:dateUtc="2026-09-07T02:46:00Z">
              <w:r>
                <w:t>pre-screening</w:t>
              </w:r>
            </w:ins>
          </w:p>
          <w:p w14:paraId="36297206" w14:textId="571E3B7C" w:rsidR="00E93964" w:rsidRDefault="00E93964" w:rsidP="00E93964">
            <w:pPr>
              <w:pStyle w:val="ListBullet"/>
            </w:pPr>
            <w:r>
              <w:t>Applicant's reason</w:t>
            </w:r>
          </w:p>
          <w:p w14:paraId="6F081590" w14:textId="5C338AE7" w:rsidR="00E93964" w:rsidRDefault="00E93964" w:rsidP="00E93964">
            <w:pPr>
              <w:pStyle w:val="ListBullet"/>
            </w:pPr>
            <w:r>
              <w:t>NOP link</w:t>
            </w:r>
          </w:p>
        </w:tc>
      </w:tr>
      <w:tr w:rsidR="00E93964" w14:paraId="3BDC1FF0" w14:textId="77777777" w:rsidTr="0013048F">
        <w:tc>
          <w:tcPr>
            <w:tcW w:w="2527" w:type="dxa"/>
          </w:tcPr>
          <w:p w14:paraId="63E74FB9" w14:textId="77777777" w:rsidR="00E93964" w:rsidRDefault="00E93964" w:rsidP="00E93964">
            <w:r>
              <w:t>Cancellation confirmed</w:t>
            </w:r>
          </w:p>
        </w:tc>
        <w:tc>
          <w:tcPr>
            <w:tcW w:w="2485" w:type="dxa"/>
          </w:tcPr>
          <w:p w14:paraId="3BEA4E37" w14:textId="77777777" w:rsidR="00E93964" w:rsidRDefault="00E93964" w:rsidP="00E93964">
            <w:r>
              <w:t>Applicant</w:t>
            </w:r>
          </w:p>
        </w:tc>
        <w:tc>
          <w:tcPr>
            <w:tcW w:w="4004" w:type="dxa"/>
          </w:tcPr>
          <w:p w14:paraId="26C75DF0" w14:textId="72CF6694" w:rsidR="00E93964" w:rsidRDefault="00E93964" w:rsidP="00E93964">
            <w:pPr>
              <w:pStyle w:val="ListBullet"/>
            </w:pPr>
            <w:r>
              <w:t>Cancellation confirmation</w:t>
            </w:r>
          </w:p>
          <w:p w14:paraId="496B7E61" w14:textId="0CB84BAD" w:rsidR="00E93964" w:rsidRDefault="00E93964" w:rsidP="00E93964">
            <w:pPr>
              <w:pStyle w:val="ListBullet"/>
            </w:pPr>
            <w:r>
              <w:t>Effective date and time</w:t>
            </w:r>
          </w:p>
        </w:tc>
      </w:tr>
      <w:tr w:rsidR="00E93964" w14:paraId="0533B85C" w14:textId="77777777" w:rsidTr="0013048F">
        <w:tc>
          <w:tcPr>
            <w:tcW w:w="2527" w:type="dxa"/>
          </w:tcPr>
          <w:p w14:paraId="06C205B8" w14:textId="77777777" w:rsidR="00E93964" w:rsidRDefault="00E93964" w:rsidP="00E93964">
            <w:r>
              <w:t>NOP suspended</w:t>
            </w:r>
          </w:p>
        </w:tc>
        <w:tc>
          <w:tcPr>
            <w:tcW w:w="2485" w:type="dxa"/>
          </w:tcPr>
          <w:p w14:paraId="5C621AEA" w14:textId="77777777" w:rsidR="00E93964" w:rsidRDefault="00E93964" w:rsidP="00E93964">
            <w:r>
              <w:t>Applicant and relevant operational recipients</w:t>
            </w:r>
          </w:p>
        </w:tc>
        <w:tc>
          <w:tcPr>
            <w:tcW w:w="4004" w:type="dxa"/>
          </w:tcPr>
          <w:p w14:paraId="3AAF7041" w14:textId="3374F607" w:rsidR="00E93964" w:rsidRDefault="00E93964" w:rsidP="00E93964">
            <w:pPr>
              <w:pStyle w:val="ListBullet"/>
            </w:pPr>
            <w:r>
              <w:t>Suspension reason</w:t>
            </w:r>
          </w:p>
          <w:p w14:paraId="77724101" w14:textId="4594C541" w:rsidR="00E93964" w:rsidRDefault="00E93964" w:rsidP="00E93964">
            <w:pPr>
              <w:pStyle w:val="ListBullet"/>
            </w:pPr>
            <w:r>
              <w:t>Effective date and time</w:t>
            </w:r>
          </w:p>
          <w:p w14:paraId="7534C9EE" w14:textId="3E13E64A" w:rsidR="00E93964" w:rsidRDefault="00E93964" w:rsidP="00E93964">
            <w:pPr>
              <w:pStyle w:val="ListBullet"/>
            </w:pPr>
            <w:r>
              <w:t>Instruction to cease work</w:t>
            </w:r>
          </w:p>
        </w:tc>
      </w:tr>
      <w:tr w:rsidR="00E93964" w14:paraId="559C1B72" w14:textId="77777777" w:rsidTr="0013048F">
        <w:tc>
          <w:tcPr>
            <w:tcW w:w="2527" w:type="dxa"/>
          </w:tcPr>
          <w:p w14:paraId="7D310304" w14:textId="27A19539" w:rsidR="00E93964" w:rsidRDefault="00E93964" w:rsidP="00E93964">
            <w:ins w:id="247" w:author="Shin Feng WONG" w:date="2026-09-07T10:47:00Z" w16du:dateUtc="2026-09-07T02:47:00Z">
              <w:r>
                <w:t>Lifting of Suspension Request by Application</w:t>
              </w:r>
            </w:ins>
          </w:p>
        </w:tc>
        <w:tc>
          <w:tcPr>
            <w:tcW w:w="2485" w:type="dxa"/>
          </w:tcPr>
          <w:p w14:paraId="5C4DA27E" w14:textId="7A4B180A" w:rsidR="00E93964" w:rsidRDefault="00E93964" w:rsidP="00E93964">
            <w:ins w:id="248" w:author="Shin Feng WONG" w:date="2026-09-07T10:47:00Z" w16du:dateUtc="2026-09-07T02:47:00Z">
              <w:r>
                <w:t>Liaison Officer</w:t>
              </w:r>
            </w:ins>
          </w:p>
        </w:tc>
        <w:tc>
          <w:tcPr>
            <w:tcW w:w="4004" w:type="dxa"/>
          </w:tcPr>
          <w:p w14:paraId="04E5AEB2" w14:textId="77777777" w:rsidR="00E93964" w:rsidRDefault="00E93964" w:rsidP="00E93964">
            <w:pPr>
              <w:pStyle w:val="ListBullet"/>
            </w:pPr>
            <w:ins w:id="249" w:author="Shin Feng WONG" w:date="2026-09-07T10:47:00Z" w16du:dateUtc="2026-09-07T02:47:00Z">
              <w:r>
                <w:t>Pending pre-screening</w:t>
              </w:r>
            </w:ins>
          </w:p>
          <w:p w14:paraId="76A9044C" w14:textId="77777777" w:rsidR="00E93964" w:rsidRDefault="00E93964" w:rsidP="00E93964">
            <w:pPr>
              <w:pStyle w:val="ListBullet"/>
            </w:pPr>
            <w:ins w:id="250" w:author="Shin Feng WONG" w:date="2026-09-07T10:47:00Z" w16du:dateUtc="2026-09-07T02:47:00Z">
              <w:r>
                <w:t>Applicant’s reas</w:t>
              </w:r>
            </w:ins>
            <w:ins w:id="251" w:author="Shin Feng WONG" w:date="2026-09-07T10:48:00Z" w16du:dateUtc="2026-09-07T02:48:00Z">
              <w:r>
                <w:t>on</w:t>
              </w:r>
            </w:ins>
          </w:p>
          <w:p w14:paraId="295FA726" w14:textId="34834DC5" w:rsidR="00E93964" w:rsidRDefault="00E93964" w:rsidP="00E93964">
            <w:pPr>
              <w:pStyle w:val="ListBullet"/>
            </w:pPr>
            <w:ins w:id="252" w:author="Shin Feng WONG" w:date="2026-09-07T10:48:00Z" w16du:dateUtc="2026-09-07T02:48:00Z">
              <w:r>
                <w:t>NOP link</w:t>
              </w:r>
            </w:ins>
          </w:p>
        </w:tc>
      </w:tr>
      <w:tr w:rsidR="00E93964" w14:paraId="07BC75DA" w14:textId="77777777" w:rsidTr="0013048F">
        <w:tc>
          <w:tcPr>
            <w:tcW w:w="2527" w:type="dxa"/>
          </w:tcPr>
          <w:p w14:paraId="2C344F81" w14:textId="77777777" w:rsidR="00E93964" w:rsidRDefault="00E93964" w:rsidP="00E93964">
            <w:r>
              <w:t>Suspension lifted</w:t>
            </w:r>
          </w:p>
        </w:tc>
        <w:tc>
          <w:tcPr>
            <w:tcW w:w="2485" w:type="dxa"/>
          </w:tcPr>
          <w:p w14:paraId="6DDAD689" w14:textId="77777777" w:rsidR="00E93964" w:rsidRDefault="00E93964" w:rsidP="00E93964">
            <w:r>
              <w:t>Applicant and relevant operational recipients</w:t>
            </w:r>
          </w:p>
        </w:tc>
        <w:tc>
          <w:tcPr>
            <w:tcW w:w="4004" w:type="dxa"/>
          </w:tcPr>
          <w:p w14:paraId="7F653B54" w14:textId="005C77F3" w:rsidR="00E93964" w:rsidRDefault="00E93964" w:rsidP="00E93964">
            <w:pPr>
              <w:pStyle w:val="ListBullet"/>
            </w:pPr>
            <w:r>
              <w:t>Confirmation that the suspension has been lifted</w:t>
            </w:r>
          </w:p>
          <w:p w14:paraId="69A20591" w14:textId="1D5EC34C" w:rsidR="00E93964" w:rsidRDefault="00E93964" w:rsidP="00E93964">
            <w:pPr>
              <w:pStyle w:val="ListBullet"/>
            </w:pPr>
            <w:r>
              <w:t>Confirmation of whether work may resume</w:t>
            </w:r>
          </w:p>
        </w:tc>
      </w:tr>
      <w:tr w:rsidR="00E93964" w14:paraId="3CF3D3CF" w14:textId="77777777" w:rsidTr="0013048F">
        <w:tc>
          <w:tcPr>
            <w:tcW w:w="2527" w:type="dxa"/>
          </w:tcPr>
          <w:p w14:paraId="6401EE6E" w14:textId="77777777" w:rsidR="00E93964" w:rsidRDefault="00E93964" w:rsidP="00E93964">
            <w:r>
              <w:t>NOP revoked</w:t>
            </w:r>
          </w:p>
        </w:tc>
        <w:tc>
          <w:tcPr>
            <w:tcW w:w="2485" w:type="dxa"/>
          </w:tcPr>
          <w:p w14:paraId="3924E1AE" w14:textId="77777777" w:rsidR="00E93964" w:rsidRDefault="00E93964" w:rsidP="00E93964">
            <w:r>
              <w:t>Applicant and relevant operational recipients</w:t>
            </w:r>
          </w:p>
        </w:tc>
        <w:tc>
          <w:tcPr>
            <w:tcW w:w="4004" w:type="dxa"/>
          </w:tcPr>
          <w:p w14:paraId="56F2A361" w14:textId="089E5369" w:rsidR="00E93964" w:rsidRDefault="00E93964" w:rsidP="00E93964">
            <w:pPr>
              <w:pStyle w:val="ListBullet"/>
            </w:pPr>
            <w:r>
              <w:t>Revocation reason</w:t>
            </w:r>
          </w:p>
          <w:p w14:paraId="3572B1E8" w14:textId="403BB270" w:rsidR="00E93964" w:rsidRDefault="00E93964" w:rsidP="00E93964">
            <w:pPr>
              <w:pStyle w:val="ListBullet"/>
            </w:pPr>
            <w:r>
              <w:t>Effective date and time</w:t>
            </w:r>
          </w:p>
          <w:p w14:paraId="0C1FD9D1" w14:textId="270F0D30" w:rsidR="00E93964" w:rsidRDefault="00E93964" w:rsidP="00E93964">
            <w:pPr>
              <w:pStyle w:val="ListBullet"/>
            </w:pPr>
            <w:r>
              <w:t>Instruction to cease work</w:t>
            </w:r>
          </w:p>
        </w:tc>
      </w:tr>
      <w:tr w:rsidR="00E93964" w14:paraId="00C44EEB" w14:textId="77777777" w:rsidTr="0013048F">
        <w:tc>
          <w:tcPr>
            <w:tcW w:w="2527" w:type="dxa"/>
          </w:tcPr>
          <w:p w14:paraId="71117E78" w14:textId="77777777" w:rsidR="00E93964" w:rsidRDefault="00E93964" w:rsidP="00E93964">
            <w:r>
              <w:t>Extension requested</w:t>
            </w:r>
          </w:p>
        </w:tc>
        <w:tc>
          <w:tcPr>
            <w:tcW w:w="2485" w:type="dxa"/>
          </w:tcPr>
          <w:p w14:paraId="472DAC5E" w14:textId="02EF2E30" w:rsidR="00E93964" w:rsidRDefault="00E93964" w:rsidP="00E93964">
            <w:del w:id="253" w:author="Shin Feng WONG" w:date="2026-09-07T10:48:00Z" w16du:dateUtc="2026-09-07T02:48:00Z">
              <w:r w:rsidDel="009F77B0">
                <w:delText>Required Approver(s)</w:delText>
              </w:r>
            </w:del>
            <w:ins w:id="254" w:author="Shin Feng WONG" w:date="2026-09-07T10:48:00Z" w16du:dateUtc="2026-09-07T02:48:00Z">
              <w:r>
                <w:t>Liaison Officer</w:t>
              </w:r>
            </w:ins>
          </w:p>
        </w:tc>
        <w:tc>
          <w:tcPr>
            <w:tcW w:w="4004" w:type="dxa"/>
          </w:tcPr>
          <w:p w14:paraId="3E3A65D8" w14:textId="1222A45F" w:rsidR="00E93964" w:rsidRDefault="00E93964" w:rsidP="00E93964">
            <w:pPr>
              <w:pStyle w:val="ListBullet"/>
            </w:pPr>
            <w:r>
              <w:t xml:space="preserve">Pending extension </w:t>
            </w:r>
            <w:del w:id="255" w:author="Shin Feng WONG" w:date="2026-09-07T10:48:00Z" w16du:dateUtc="2026-09-07T02:48:00Z">
              <w:r w:rsidDel="009F77B0">
                <w:delText>action</w:delText>
              </w:r>
            </w:del>
            <w:ins w:id="256" w:author="Shin Feng WONG" w:date="2026-09-07T10:48:00Z" w16du:dateUtc="2026-09-07T02:48:00Z">
              <w:r>
                <w:t>pre-screening</w:t>
              </w:r>
            </w:ins>
          </w:p>
          <w:p w14:paraId="6161E52F" w14:textId="79B73E5E" w:rsidR="00E93964" w:rsidRDefault="00E93964" w:rsidP="00E93964">
            <w:pPr>
              <w:pStyle w:val="ListBullet"/>
            </w:pPr>
            <w:r>
              <w:t>Existing and requested end dates</w:t>
            </w:r>
          </w:p>
          <w:p w14:paraId="03A2347D" w14:textId="117CA13E" w:rsidR="00E93964" w:rsidRDefault="00E93964" w:rsidP="00E93964">
            <w:pPr>
              <w:pStyle w:val="ListBullet"/>
            </w:pPr>
            <w:r>
              <w:t>NOP link</w:t>
            </w:r>
          </w:p>
        </w:tc>
      </w:tr>
      <w:tr w:rsidR="00E93964" w14:paraId="546E88AD" w14:textId="77777777" w:rsidTr="0013048F">
        <w:tc>
          <w:tcPr>
            <w:tcW w:w="2527" w:type="dxa"/>
          </w:tcPr>
          <w:p w14:paraId="061446FF" w14:textId="77777777" w:rsidR="00E93964" w:rsidRDefault="00E93964" w:rsidP="00E93964">
            <w:r>
              <w:t>Extension approved</w:t>
            </w:r>
          </w:p>
        </w:tc>
        <w:tc>
          <w:tcPr>
            <w:tcW w:w="2485" w:type="dxa"/>
          </w:tcPr>
          <w:p w14:paraId="52F44BE6" w14:textId="77777777" w:rsidR="00E93964" w:rsidRDefault="00E93964" w:rsidP="00E93964">
            <w:r>
              <w:t>Applicant and Liaison Officer</w:t>
            </w:r>
          </w:p>
        </w:tc>
        <w:tc>
          <w:tcPr>
            <w:tcW w:w="4004" w:type="dxa"/>
          </w:tcPr>
          <w:p w14:paraId="0110A2CA" w14:textId="14BD066C" w:rsidR="00E93964" w:rsidRDefault="00E93964" w:rsidP="00E93964">
            <w:pPr>
              <w:pStyle w:val="ListBullet"/>
            </w:pPr>
            <w:r>
              <w:t>Extension approval confirmation</w:t>
            </w:r>
          </w:p>
          <w:p w14:paraId="7641C6A4" w14:textId="0F181BA3" w:rsidR="00E93964" w:rsidRDefault="00E93964" w:rsidP="00E93964">
            <w:pPr>
              <w:pStyle w:val="ListBullet"/>
            </w:pPr>
            <w:r>
              <w:t>Revised validity end date</w:t>
            </w:r>
          </w:p>
        </w:tc>
      </w:tr>
      <w:tr w:rsidR="00E93964" w14:paraId="350B6CC0" w14:textId="77777777" w:rsidTr="0013048F">
        <w:tc>
          <w:tcPr>
            <w:tcW w:w="2527" w:type="dxa"/>
          </w:tcPr>
          <w:p w14:paraId="2F7E270C" w14:textId="77777777" w:rsidR="00E93964" w:rsidRDefault="00E93964" w:rsidP="00E93964">
            <w:r>
              <w:t>NOP approaching expiry</w:t>
            </w:r>
          </w:p>
        </w:tc>
        <w:tc>
          <w:tcPr>
            <w:tcW w:w="2485" w:type="dxa"/>
          </w:tcPr>
          <w:p w14:paraId="15ACB4CE" w14:textId="77777777" w:rsidR="00E93964" w:rsidRDefault="00E93964" w:rsidP="00E93964">
            <w:r>
              <w:t>Applicant and Liaison Officer</w:t>
            </w:r>
          </w:p>
        </w:tc>
        <w:tc>
          <w:tcPr>
            <w:tcW w:w="4004" w:type="dxa"/>
          </w:tcPr>
          <w:p w14:paraId="1DA0F437" w14:textId="449F3237" w:rsidR="00E93964" w:rsidRDefault="00E93964" w:rsidP="00E93964">
            <w:pPr>
              <w:pStyle w:val="ListBullet"/>
            </w:pPr>
            <w:r>
              <w:t>Expiry date</w:t>
            </w:r>
          </w:p>
          <w:p w14:paraId="42C5B05B" w14:textId="4A2DA6B4" w:rsidR="00E93964" w:rsidRDefault="00E93964" w:rsidP="00E93964">
            <w:pPr>
              <w:pStyle w:val="ListBullet"/>
            </w:pPr>
            <w:r>
              <w:t>Extension instructions</w:t>
            </w:r>
          </w:p>
        </w:tc>
      </w:tr>
      <w:tr w:rsidR="00E93964" w14:paraId="07C00A67" w14:textId="77777777" w:rsidTr="0013048F">
        <w:tc>
          <w:tcPr>
            <w:tcW w:w="2527" w:type="dxa"/>
          </w:tcPr>
          <w:p w14:paraId="1257C57D" w14:textId="77777777" w:rsidR="00E93964" w:rsidRDefault="00E93964" w:rsidP="00E93964">
            <w:r>
              <w:t>New blackout date affects Approved NOP</w:t>
            </w:r>
          </w:p>
        </w:tc>
        <w:tc>
          <w:tcPr>
            <w:tcW w:w="2485" w:type="dxa"/>
          </w:tcPr>
          <w:p w14:paraId="4C4007AE" w14:textId="5E1014C6" w:rsidR="00E93964" w:rsidRDefault="00E93964" w:rsidP="00E93964">
            <w:r>
              <w:t>Affected applicant and Liaison Officer</w:t>
            </w:r>
          </w:p>
        </w:tc>
        <w:tc>
          <w:tcPr>
            <w:tcW w:w="4004" w:type="dxa"/>
          </w:tcPr>
          <w:p w14:paraId="4F736BB0" w14:textId="2BF7351C" w:rsidR="00E93964" w:rsidRDefault="00E93964" w:rsidP="00E93964">
            <w:pPr>
              <w:pStyle w:val="ListBullet"/>
            </w:pPr>
            <w:r>
              <w:t>Blackout period</w:t>
            </w:r>
          </w:p>
          <w:p w14:paraId="19F711BC" w14:textId="0715A23C" w:rsidR="00E93964" w:rsidRDefault="00E93964" w:rsidP="00E93964">
            <w:pPr>
              <w:pStyle w:val="ListBullet"/>
            </w:pPr>
            <w:r>
              <w:t>Affected area</w:t>
            </w:r>
          </w:p>
          <w:p w14:paraId="3670281F" w14:textId="1272BB7B" w:rsidR="00E93964" w:rsidRDefault="00E93964" w:rsidP="00E93964">
            <w:pPr>
              <w:pStyle w:val="ListBullet"/>
            </w:pPr>
            <w:r>
              <w:t>Affected NOP reference number</w:t>
            </w:r>
          </w:p>
        </w:tc>
      </w:tr>
      <w:tr w:rsidR="00E93964" w14:paraId="5CE269B8" w14:textId="77777777" w:rsidTr="0013048F">
        <w:tc>
          <w:tcPr>
            <w:tcW w:w="2527" w:type="dxa"/>
          </w:tcPr>
          <w:p w14:paraId="6D5BBC6D" w14:textId="77777777" w:rsidR="00E93964" w:rsidRDefault="00E93964" w:rsidP="00E93964">
            <w:r>
              <w:lastRenderedPageBreak/>
              <w:t>Approver action overdue</w:t>
            </w:r>
          </w:p>
        </w:tc>
        <w:tc>
          <w:tcPr>
            <w:tcW w:w="2485" w:type="dxa"/>
          </w:tcPr>
          <w:p w14:paraId="73588579" w14:textId="77777777" w:rsidR="00E93964" w:rsidRDefault="00E93964" w:rsidP="00E93964">
            <w:r>
              <w:t>Approver</w:t>
            </w:r>
          </w:p>
        </w:tc>
        <w:tc>
          <w:tcPr>
            <w:tcW w:w="4004" w:type="dxa"/>
          </w:tcPr>
          <w:p w14:paraId="2605781B" w14:textId="4C8EC12A" w:rsidR="00E93964" w:rsidRDefault="00E93964" w:rsidP="00E93964">
            <w:pPr>
              <w:pStyle w:val="ListBullet"/>
            </w:pPr>
            <w:r>
              <w:t>Pending approval action</w:t>
            </w:r>
          </w:p>
          <w:p w14:paraId="3ADD751B" w14:textId="4A76EF56" w:rsidR="00E93964" w:rsidRDefault="00E93964" w:rsidP="00E93964">
            <w:pPr>
              <w:pStyle w:val="ListBullet"/>
            </w:pPr>
            <w:r>
              <w:t>NOP link</w:t>
            </w:r>
          </w:p>
        </w:tc>
      </w:tr>
      <w:tr w:rsidR="00E93964" w14:paraId="7E186FC7" w14:textId="77777777" w:rsidTr="0013048F">
        <w:tc>
          <w:tcPr>
            <w:tcW w:w="2527" w:type="dxa"/>
          </w:tcPr>
          <w:p w14:paraId="74FE9AAC" w14:textId="77777777" w:rsidR="00E93964" w:rsidRDefault="00E93964" w:rsidP="00E93964">
            <w:r>
              <w:t>Repeated Approver inaction</w:t>
            </w:r>
          </w:p>
        </w:tc>
        <w:tc>
          <w:tcPr>
            <w:tcW w:w="2485" w:type="dxa"/>
          </w:tcPr>
          <w:p w14:paraId="6680A8BA" w14:textId="77777777" w:rsidR="00E93964" w:rsidRDefault="00E93964" w:rsidP="00E93964">
            <w:r>
              <w:t>Approver and designated manager</w:t>
            </w:r>
          </w:p>
        </w:tc>
        <w:tc>
          <w:tcPr>
            <w:tcW w:w="4004" w:type="dxa"/>
          </w:tcPr>
          <w:p w14:paraId="70D5C54E" w14:textId="5D887913" w:rsidR="00E93964" w:rsidRDefault="00E93964" w:rsidP="00E93964">
            <w:pPr>
              <w:pStyle w:val="ListBullet"/>
            </w:pPr>
            <w:r>
              <w:t>Overdue approval action</w:t>
            </w:r>
          </w:p>
          <w:p w14:paraId="53FF2417" w14:textId="3DC1EA51" w:rsidR="00E93964" w:rsidRDefault="00E93964" w:rsidP="00E93964">
            <w:pPr>
              <w:pStyle w:val="ListBullet"/>
            </w:pPr>
            <w:r>
              <w:t>Escalation details</w:t>
            </w:r>
          </w:p>
        </w:tc>
      </w:tr>
      <w:tr w:rsidR="00E93964" w14:paraId="4BD73AF2" w14:textId="77777777" w:rsidTr="0013048F">
        <w:tc>
          <w:tcPr>
            <w:tcW w:w="2527" w:type="dxa"/>
          </w:tcPr>
          <w:p w14:paraId="06F29C96" w14:textId="77777777" w:rsidR="00E93964" w:rsidRDefault="00E93964" w:rsidP="00E93964">
            <w:r>
              <w:t>Urgent NOP document-completion deadline missed</w:t>
            </w:r>
          </w:p>
        </w:tc>
        <w:tc>
          <w:tcPr>
            <w:tcW w:w="2485" w:type="dxa"/>
          </w:tcPr>
          <w:p w14:paraId="246DCA4F" w14:textId="3B33E6DB" w:rsidR="00E93964" w:rsidRDefault="00E93964" w:rsidP="00E93964">
            <w:r>
              <w:t xml:space="preserve">Applicant, Liaison Officer and Approvers who </w:t>
            </w:r>
            <w:del w:id="257" w:author="Shin Feng WONG" w:date="2026-09-07T10:54:00Z" w16du:dateUtc="2026-09-07T02:54:00Z">
              <w:r w:rsidDel="00D74050">
                <w:delText>approved the incomplete NOP</w:delText>
              </w:r>
            </w:del>
            <w:ins w:id="258" w:author="Shin Feng WONG" w:date="2026-09-07T10:54:00Z" w16du:dateUtc="2026-09-07T02:54:00Z">
              <w:r w:rsidR="00D74050">
                <w:t>granted IPA</w:t>
              </w:r>
            </w:ins>
          </w:p>
        </w:tc>
        <w:tc>
          <w:tcPr>
            <w:tcW w:w="4004" w:type="dxa"/>
          </w:tcPr>
          <w:p w14:paraId="22F70BCC" w14:textId="77777777" w:rsidR="00E93964" w:rsidRDefault="00E93964" w:rsidP="00E93964">
            <w:pPr>
              <w:pStyle w:val="ListBullet"/>
            </w:pPr>
            <w:r>
              <w:t>NOP reference</w:t>
            </w:r>
          </w:p>
          <w:p w14:paraId="7A8C5571" w14:textId="77777777" w:rsidR="00E93964" w:rsidRDefault="00E93964" w:rsidP="00E93964">
            <w:pPr>
              <w:pStyle w:val="ListBullet"/>
            </w:pPr>
            <w:r>
              <w:t>Outstanding documents</w:t>
            </w:r>
          </w:p>
          <w:p w14:paraId="74B6C310" w14:textId="77777777" w:rsidR="00E93964" w:rsidRDefault="00E93964" w:rsidP="00E93964">
            <w:pPr>
              <w:pStyle w:val="ListBullet"/>
            </w:pPr>
            <w:r>
              <w:t>Deadline</w:t>
            </w:r>
          </w:p>
          <w:p w14:paraId="22663620" w14:textId="77777777" w:rsidR="00E93964" w:rsidRDefault="00E93964" w:rsidP="00E93964">
            <w:pPr>
              <w:pStyle w:val="ListBullet"/>
            </w:pPr>
            <w:r>
              <w:t>Overdue warning</w:t>
            </w:r>
          </w:p>
          <w:p w14:paraId="46372019" w14:textId="77777777" w:rsidR="00E93964" w:rsidRDefault="00E93964" w:rsidP="00E93964">
            <w:pPr>
              <w:pStyle w:val="ListBullet"/>
            </w:pPr>
            <w:r>
              <w:t>Application link</w:t>
            </w:r>
          </w:p>
        </w:tc>
      </w:tr>
      <w:tr w:rsidR="00E93964" w14:paraId="7E2A055A" w14:textId="77777777" w:rsidTr="0013048F">
        <w:tc>
          <w:tcPr>
            <w:tcW w:w="2527" w:type="dxa"/>
          </w:tcPr>
          <w:p w14:paraId="1AFD23EB" w14:textId="77777777" w:rsidR="00E93964" w:rsidRDefault="00E93964" w:rsidP="00E93964">
            <w:r>
              <w:t>Urgent NOP documents remain overdue</w:t>
            </w:r>
          </w:p>
        </w:tc>
        <w:tc>
          <w:tcPr>
            <w:tcW w:w="2485" w:type="dxa"/>
          </w:tcPr>
          <w:p w14:paraId="7C57A537" w14:textId="63191F9B" w:rsidR="00E93964" w:rsidRDefault="00E93964" w:rsidP="00E93964">
            <w:r>
              <w:t xml:space="preserve">Applicant, Liaison Officer and Approvers who </w:t>
            </w:r>
            <w:del w:id="259" w:author="Shin Feng WONG" w:date="2026-09-07T10:54:00Z" w16du:dateUtc="2026-09-07T02:54:00Z">
              <w:r w:rsidDel="00D74050">
                <w:delText>approved the incomplete NOP</w:delText>
              </w:r>
            </w:del>
            <w:ins w:id="260" w:author="Shin Feng WONG" w:date="2026-09-07T10:54:00Z" w16du:dateUtc="2026-09-07T02:54:00Z">
              <w:r w:rsidR="00D74050">
                <w:t>granted IPA</w:t>
              </w:r>
            </w:ins>
          </w:p>
        </w:tc>
        <w:tc>
          <w:tcPr>
            <w:tcW w:w="4004" w:type="dxa"/>
          </w:tcPr>
          <w:p w14:paraId="496A2DAF" w14:textId="77777777" w:rsidR="00E93964" w:rsidRDefault="00E93964" w:rsidP="00E93964">
            <w:pPr>
              <w:pStyle w:val="ListBullet"/>
            </w:pPr>
            <w:r>
              <w:t>Outstanding documents</w:t>
            </w:r>
          </w:p>
          <w:p w14:paraId="09677269" w14:textId="77777777" w:rsidR="00E93964" w:rsidRDefault="00E93964" w:rsidP="00E93964">
            <w:pPr>
              <w:pStyle w:val="ListBullet"/>
            </w:pPr>
            <w:r>
              <w:t>Elapsed overdue period</w:t>
            </w:r>
          </w:p>
          <w:p w14:paraId="609CE5D5" w14:textId="77777777" w:rsidR="00E93964" w:rsidRDefault="00E93964" w:rsidP="00E93964">
            <w:pPr>
              <w:pStyle w:val="ListBullet"/>
            </w:pPr>
            <w:r>
              <w:t>Application link</w:t>
            </w:r>
          </w:p>
        </w:tc>
      </w:tr>
      <w:tr w:rsidR="00E93964" w14:paraId="74BB1A77" w14:textId="77777777" w:rsidTr="0013048F">
        <w:tc>
          <w:tcPr>
            <w:tcW w:w="2527" w:type="dxa"/>
          </w:tcPr>
          <w:p w14:paraId="2D1C39E5" w14:textId="77777777" w:rsidR="00E93964" w:rsidRDefault="00E93964" w:rsidP="00E93964">
            <w:r>
              <w:t>Deferred document submitted for review</w:t>
            </w:r>
          </w:p>
        </w:tc>
        <w:tc>
          <w:tcPr>
            <w:tcW w:w="2485" w:type="dxa"/>
          </w:tcPr>
          <w:p w14:paraId="2EE5C4C2" w14:textId="77777777" w:rsidR="00E93964" w:rsidRDefault="00E93964" w:rsidP="00E93964">
            <w:r>
              <w:t>Responsible Approver</w:t>
            </w:r>
          </w:p>
        </w:tc>
        <w:tc>
          <w:tcPr>
            <w:tcW w:w="4004" w:type="dxa"/>
          </w:tcPr>
          <w:p w14:paraId="3FBA13A7" w14:textId="77777777" w:rsidR="00E93964" w:rsidRDefault="00E93964" w:rsidP="00E93964">
            <w:pPr>
              <w:pStyle w:val="ListBullet"/>
            </w:pPr>
            <w:r>
              <w:t>NOP reference</w:t>
            </w:r>
          </w:p>
          <w:p w14:paraId="6090CAF4" w14:textId="77777777" w:rsidR="00E93964" w:rsidRDefault="00E93964" w:rsidP="00E93964">
            <w:pPr>
              <w:pStyle w:val="ListBullet"/>
            </w:pPr>
            <w:r>
              <w:t>Submitted document</w:t>
            </w:r>
          </w:p>
          <w:p w14:paraId="2DC6D1F3" w14:textId="77777777" w:rsidR="00E93964" w:rsidRDefault="00E93964" w:rsidP="00E93964">
            <w:pPr>
              <w:pStyle w:val="ListBullet"/>
            </w:pPr>
            <w:r>
              <w:t>Review task</w:t>
            </w:r>
          </w:p>
          <w:p w14:paraId="3F7132EA" w14:textId="77777777" w:rsidR="00E93964" w:rsidRDefault="00E93964" w:rsidP="00E93964">
            <w:pPr>
              <w:pStyle w:val="ListBullet"/>
            </w:pPr>
            <w:r>
              <w:t>Application link</w:t>
            </w:r>
          </w:p>
        </w:tc>
      </w:tr>
      <w:tr w:rsidR="00E93964" w14:paraId="697A848A" w14:textId="77777777" w:rsidTr="0013048F">
        <w:tc>
          <w:tcPr>
            <w:tcW w:w="2527" w:type="dxa"/>
          </w:tcPr>
          <w:p w14:paraId="48F330CE" w14:textId="77777777" w:rsidR="00E93964" w:rsidRDefault="00E93964" w:rsidP="00E93964">
            <w:r>
              <w:t>Deferred document requires correction</w:t>
            </w:r>
          </w:p>
        </w:tc>
        <w:tc>
          <w:tcPr>
            <w:tcW w:w="2485" w:type="dxa"/>
          </w:tcPr>
          <w:p w14:paraId="34A42621" w14:textId="77777777" w:rsidR="00E93964" w:rsidRDefault="00E93964" w:rsidP="00E93964">
            <w:r>
              <w:t>Applicant</w:t>
            </w:r>
          </w:p>
        </w:tc>
        <w:tc>
          <w:tcPr>
            <w:tcW w:w="4004" w:type="dxa"/>
          </w:tcPr>
          <w:p w14:paraId="18578AEB" w14:textId="77777777" w:rsidR="00E93964" w:rsidRDefault="00E93964" w:rsidP="00E93964">
            <w:pPr>
              <w:pStyle w:val="ListBullet"/>
            </w:pPr>
            <w:r>
              <w:t>Document requiring correction</w:t>
            </w:r>
          </w:p>
          <w:p w14:paraId="7179256C" w14:textId="77777777" w:rsidR="00E93964" w:rsidRDefault="00E93964" w:rsidP="00E93964">
            <w:pPr>
              <w:pStyle w:val="ListBullet"/>
            </w:pPr>
            <w:r>
              <w:t>Approver's instructions</w:t>
            </w:r>
          </w:p>
          <w:p w14:paraId="4F9D8816" w14:textId="77777777" w:rsidR="00E93964" w:rsidRDefault="00E93964" w:rsidP="00E93964">
            <w:pPr>
              <w:pStyle w:val="ListBullet"/>
            </w:pPr>
            <w:r>
              <w:t>Application link</w:t>
            </w:r>
          </w:p>
        </w:tc>
      </w:tr>
      <w:tr w:rsidR="00E93964" w14:paraId="6E3746DF" w14:textId="77777777" w:rsidTr="0013048F">
        <w:tc>
          <w:tcPr>
            <w:tcW w:w="2527" w:type="dxa"/>
          </w:tcPr>
          <w:p w14:paraId="1C3B8617" w14:textId="77777777" w:rsidR="00E93964" w:rsidRDefault="00E93964" w:rsidP="00E93964">
            <w:r>
              <w:t>Urgent NOP documents complete</w:t>
            </w:r>
          </w:p>
        </w:tc>
        <w:tc>
          <w:tcPr>
            <w:tcW w:w="2485" w:type="dxa"/>
          </w:tcPr>
          <w:p w14:paraId="3293DFAC" w14:textId="77777777" w:rsidR="00E93964" w:rsidRDefault="00E93964" w:rsidP="00E93964">
            <w:r>
              <w:t>Applicant, Liaison Officer and relevant Approvers</w:t>
            </w:r>
          </w:p>
        </w:tc>
        <w:tc>
          <w:tcPr>
            <w:tcW w:w="4004" w:type="dxa"/>
          </w:tcPr>
          <w:p w14:paraId="6DF88F9D" w14:textId="77777777" w:rsidR="00E93964" w:rsidRDefault="00E93964" w:rsidP="00E93964">
            <w:pPr>
              <w:pStyle w:val="ListBullet"/>
            </w:pPr>
            <w:r>
              <w:t>NOP reference</w:t>
            </w:r>
          </w:p>
          <w:p w14:paraId="73AA7AD6" w14:textId="77777777" w:rsidR="00E93964" w:rsidRDefault="00E93964" w:rsidP="00E93964">
            <w:pPr>
              <w:pStyle w:val="ListBullet"/>
            </w:pPr>
            <w:r>
              <w:t>Confirmation that all required documents and reviews are complete</w:t>
            </w:r>
          </w:p>
        </w:tc>
      </w:tr>
    </w:tbl>
    <w:p w14:paraId="0A8514F1" w14:textId="77777777" w:rsidR="0035770D" w:rsidRDefault="000F6343">
      <w:pPr>
        <w:pStyle w:val="Heading2"/>
      </w:pPr>
      <w:bookmarkStart w:id="261" w:name="_Toc235466374"/>
      <w:r>
        <w:t>Email Delivery</w:t>
      </w:r>
      <w:bookmarkEnd w:id="261"/>
    </w:p>
    <w:p w14:paraId="579B22A3" w14:textId="276B75A9" w:rsidR="0035770D" w:rsidRDefault="000F6343" w:rsidP="00406EFE">
      <w:pPr>
        <w:pStyle w:val="ListParagraph"/>
        <w:numPr>
          <w:ilvl w:val="0"/>
          <w:numId w:val="34"/>
        </w:numPr>
      </w:pPr>
      <w:commentRangeStart w:id="262"/>
      <w:commentRangeStart w:id="263"/>
      <w:commentRangeStart w:id="264"/>
      <w:commentRangeStart w:id="265"/>
      <w:r>
        <w:t xml:space="preserve">All NOP notifications shall be sent by email to the recipient's registered </w:t>
      </w:r>
      <w:r w:rsidR="00E76201">
        <w:t xml:space="preserve">account </w:t>
      </w:r>
      <w:r>
        <w:t>email address</w:t>
      </w:r>
      <w:commentRangeEnd w:id="262"/>
      <w:r w:rsidR="00CC4960">
        <w:rPr>
          <w:rStyle w:val="CommentReference"/>
          <w:sz w:val="22"/>
          <w:szCs w:val="24"/>
        </w:rPr>
        <w:commentReference w:id="262"/>
      </w:r>
      <w:commentRangeEnd w:id="263"/>
      <w:r w:rsidR="007A167F">
        <w:rPr>
          <w:rStyle w:val="CommentReference"/>
          <w:sz w:val="22"/>
          <w:szCs w:val="24"/>
        </w:rPr>
        <w:commentReference w:id="263"/>
      </w:r>
      <w:commentRangeEnd w:id="264"/>
      <w:r w:rsidR="003B014D">
        <w:rPr>
          <w:rStyle w:val="CommentReference"/>
          <w:sz w:val="22"/>
          <w:szCs w:val="24"/>
        </w:rPr>
        <w:commentReference w:id="264"/>
      </w:r>
      <w:commentRangeEnd w:id="265"/>
      <w:r w:rsidR="005244EB">
        <w:rPr>
          <w:rStyle w:val="CommentReference"/>
          <w:sz w:val="22"/>
          <w:szCs w:val="24"/>
        </w:rPr>
        <w:commentReference w:id="265"/>
      </w:r>
      <w:r>
        <w:t>.</w:t>
      </w:r>
    </w:p>
    <w:p w14:paraId="59C6C931" w14:textId="08CB2A48" w:rsidR="0035770D" w:rsidRDefault="00342EED" w:rsidP="00956107">
      <w:pPr>
        <w:pStyle w:val="ListParagraph"/>
        <w:numPr>
          <w:ilvl w:val="0"/>
          <w:numId w:val="34"/>
        </w:numPr>
      </w:pPr>
      <w:r>
        <w:t>G</w:t>
      </w:r>
      <w:r w:rsidR="000F6343">
        <w:t>eneration and dispatch of each notification to the configured recipient or distribution-list email address</w:t>
      </w:r>
      <w:r w:rsidR="000E1570">
        <w:t xml:space="preserve"> will be recorded</w:t>
      </w:r>
      <w:r w:rsidR="000F6343">
        <w:t>.</w:t>
      </w:r>
    </w:p>
    <w:p w14:paraId="2E81078A" w14:textId="77147EAE" w:rsidR="0035770D" w:rsidRDefault="000F6343" w:rsidP="00406EFE">
      <w:pPr>
        <w:pStyle w:val="ListParagraph"/>
        <w:numPr>
          <w:ilvl w:val="0"/>
          <w:numId w:val="34"/>
        </w:numPr>
      </w:pPr>
      <w:r>
        <w:t>Emails requiring review or act</w:t>
      </w:r>
      <w:r w:rsidR="00040B7D">
        <w:t>ion</w:t>
      </w:r>
      <w:r>
        <w:t xml:space="preserve"> include a link to the relevant record in the authenticated </w:t>
      </w:r>
      <w:del w:id="266" w:author="Shin Feng WONG" w:date="2026-09-07T10:55:00Z" w16du:dateUtc="2026-09-07T02:55:00Z">
        <w:r w:rsidDel="00040B7D">
          <w:delText>CMS</w:delText>
        </w:r>
      </w:del>
      <w:ins w:id="267" w:author="Shin Feng WONG" w:date="2026-09-07T10:55:00Z" w16du:dateUtc="2026-09-07T02:55:00Z">
        <w:r w:rsidR="00040B7D">
          <w:t>NOP</w:t>
        </w:r>
      </w:ins>
      <w:r>
        <w:t xml:space="preserve"> interface.</w:t>
      </w:r>
    </w:p>
    <w:p w14:paraId="270B167F" w14:textId="02E520D2" w:rsidR="0035770D" w:rsidRDefault="000F6343" w:rsidP="00406EFE">
      <w:pPr>
        <w:pStyle w:val="ListParagraph"/>
        <w:numPr>
          <w:ilvl w:val="0"/>
          <w:numId w:val="34"/>
        </w:numPr>
      </w:pPr>
      <w:r>
        <w:t>Accessing an NOP through an email link shall require authentication and the appropriate permissions.</w:t>
      </w:r>
    </w:p>
    <w:p w14:paraId="6F6AC60C" w14:textId="7888526D" w:rsidR="0035770D" w:rsidRDefault="000F6343" w:rsidP="00406EFE">
      <w:pPr>
        <w:pStyle w:val="ListParagraph"/>
        <w:numPr>
          <w:ilvl w:val="0"/>
          <w:numId w:val="34"/>
        </w:numPr>
      </w:pPr>
      <w:r>
        <w:t>Email content shall not expose confidential application information to recipients who are not authorised to access the NOP.</w:t>
      </w:r>
    </w:p>
    <w:p w14:paraId="6E3CB83D" w14:textId="638E2B36" w:rsidR="0035770D" w:rsidRDefault="000F6343" w:rsidP="00406EFE">
      <w:pPr>
        <w:pStyle w:val="ListParagraph"/>
        <w:numPr>
          <w:ilvl w:val="0"/>
          <w:numId w:val="34"/>
        </w:numPr>
      </w:pPr>
      <w:r>
        <w:lastRenderedPageBreak/>
        <w:t>The CMS shall record each email notification's trigger, recipient, date and time, and delivery status.</w:t>
      </w:r>
    </w:p>
    <w:p w14:paraId="2A74DBFF" w14:textId="77777777" w:rsidR="0035770D" w:rsidRDefault="000F6343">
      <w:pPr>
        <w:pStyle w:val="Heading2"/>
      </w:pPr>
      <w:bookmarkStart w:id="268" w:name="_Toc235466375"/>
      <w:r>
        <w:t>Approval Reminders and Escalation</w:t>
      </w:r>
      <w:bookmarkEnd w:id="268"/>
    </w:p>
    <w:p w14:paraId="60288566" w14:textId="27B74B7B" w:rsidR="0035770D" w:rsidRDefault="000F6343" w:rsidP="00406EFE">
      <w:pPr>
        <w:pStyle w:val="ListParagraph"/>
        <w:numPr>
          <w:ilvl w:val="0"/>
          <w:numId w:val="35"/>
        </w:numPr>
      </w:pPr>
      <w:r>
        <w:t>When an Approver has not acted within the configured reminder period, the CMS shall send an email reminder containing the pending action and NOP link.</w:t>
      </w:r>
    </w:p>
    <w:p w14:paraId="0D928A00" w14:textId="065AE26F" w:rsidR="0035770D" w:rsidRDefault="000F6343" w:rsidP="00406EFE">
      <w:pPr>
        <w:pStyle w:val="ListParagraph"/>
        <w:numPr>
          <w:ilvl w:val="0"/>
          <w:numId w:val="35"/>
        </w:numPr>
      </w:pPr>
      <w:r>
        <w:t xml:space="preserve">Reminder emails may be repeated at configured intervals until the Approver </w:t>
      </w:r>
      <w:r w:rsidR="00585CF3">
        <w:t>acts,</w:t>
      </w:r>
      <w:r>
        <w:t xml:space="preserve"> or the application leaves the relevant review stage.</w:t>
      </w:r>
    </w:p>
    <w:p w14:paraId="49C4E3B6" w14:textId="546FAD52" w:rsidR="0035770D" w:rsidRDefault="000F6343" w:rsidP="00406EFE">
      <w:pPr>
        <w:pStyle w:val="ListParagraph"/>
        <w:numPr>
          <w:ilvl w:val="0"/>
          <w:numId w:val="35"/>
        </w:numPr>
      </w:pPr>
      <w:r>
        <w:t>When the configured escalation threshold is reached, the CMS shall send an escalation email to the Approver and designated manager.</w:t>
      </w:r>
    </w:p>
    <w:p w14:paraId="2160A26C" w14:textId="03FCFA0A" w:rsidR="0035770D" w:rsidRDefault="000F6343" w:rsidP="00406EFE">
      <w:pPr>
        <w:pStyle w:val="ListParagraph"/>
        <w:numPr>
          <w:ilvl w:val="0"/>
          <w:numId w:val="35"/>
        </w:numPr>
      </w:pPr>
      <w:r>
        <w:t xml:space="preserve">The </w:t>
      </w:r>
      <w:ins w:id="269" w:author="Shin Feng WONG" w:date="2026-09-07T10:55:00Z" w16du:dateUtc="2026-09-07T02:55:00Z">
        <w:r w:rsidR="00FC7687">
          <w:t>N</w:t>
        </w:r>
      </w:ins>
      <w:ins w:id="270" w:author="Shin Feng WONG" w:date="2026-09-07T10:56:00Z" w16du:dateUtc="2026-09-07T02:56:00Z">
        <w:r w:rsidR="00FC7687">
          <w:t xml:space="preserve">OP Operations Admin </w:t>
        </w:r>
      </w:ins>
      <w:r w:rsidR="00FC7687">
        <w:t>configur</w:t>
      </w:r>
      <w:r w:rsidR="00D411E1">
        <w:t>e</w:t>
      </w:r>
      <w:r w:rsidR="00FC7687">
        <w:t xml:space="preserve">s </w:t>
      </w:r>
      <w:r>
        <w:t>reminder intervals, escalation threshold and designated managers</w:t>
      </w:r>
      <w:r w:rsidR="00D411E1">
        <w:t>.</w:t>
      </w:r>
    </w:p>
    <w:p w14:paraId="0B448BCB" w14:textId="7F8EA962" w:rsidR="003657F9" w:rsidRDefault="003657F9" w:rsidP="003657F9">
      <w:pPr>
        <w:pStyle w:val="Heading2"/>
      </w:pPr>
      <w:bookmarkStart w:id="271" w:name="_Toc235466376"/>
      <w:r>
        <w:t>Notification Configuration</w:t>
      </w:r>
      <w:bookmarkEnd w:id="271"/>
    </w:p>
    <w:p w14:paraId="1E839109" w14:textId="32045A22" w:rsidR="003657F9" w:rsidRDefault="00D411E1" w:rsidP="00E4264F">
      <w:ins w:id="272" w:author="Shin Feng WONG" w:date="2026-09-07T10:56:00Z" w16du:dateUtc="2026-09-07T02:56:00Z">
        <w:r>
          <w:t xml:space="preserve">The NOP Operations Admin </w:t>
        </w:r>
      </w:ins>
      <w:r w:rsidR="00DC49E0">
        <w:t>configure</w:t>
      </w:r>
      <w:r>
        <w:t>s</w:t>
      </w:r>
      <w:r w:rsidR="00DC49E0">
        <w:t>:</w:t>
      </w:r>
    </w:p>
    <w:p w14:paraId="786EAD61" w14:textId="79DC040F" w:rsidR="00DC49E0" w:rsidRDefault="00DC49E0" w:rsidP="00E4264F">
      <w:pPr>
        <w:pStyle w:val="ListParagraph"/>
        <w:numPr>
          <w:ilvl w:val="0"/>
          <w:numId w:val="41"/>
        </w:numPr>
      </w:pPr>
      <w:r>
        <w:t>Notification distribution lists and operational recipient groups</w:t>
      </w:r>
    </w:p>
    <w:p w14:paraId="4A4CEFF8" w14:textId="25396EC6" w:rsidR="00DC49E0" w:rsidRDefault="00DC49E0" w:rsidP="00E4264F">
      <w:pPr>
        <w:pStyle w:val="ListParagraph"/>
        <w:numPr>
          <w:ilvl w:val="0"/>
          <w:numId w:val="41"/>
        </w:numPr>
      </w:pPr>
      <w:r>
        <w:t>Expiry-reminder lead time</w:t>
      </w:r>
    </w:p>
    <w:p w14:paraId="774CB86A" w14:textId="5CE98287" w:rsidR="00DC49E0" w:rsidRDefault="00DC49E0" w:rsidP="00E4264F">
      <w:pPr>
        <w:pStyle w:val="ListParagraph"/>
        <w:numPr>
          <w:ilvl w:val="0"/>
          <w:numId w:val="41"/>
        </w:numPr>
      </w:pPr>
      <w:r>
        <w:t>Approver reminder intervals and frequency</w:t>
      </w:r>
    </w:p>
    <w:p w14:paraId="042D3CC3" w14:textId="77777777" w:rsidR="00E4264F" w:rsidRDefault="00DC49E0" w:rsidP="00E4264F">
      <w:pPr>
        <w:pStyle w:val="ListParagraph"/>
        <w:numPr>
          <w:ilvl w:val="0"/>
          <w:numId w:val="41"/>
        </w:numPr>
      </w:pPr>
      <w:r>
        <w:t>Escalation threshold and designated managers</w:t>
      </w:r>
    </w:p>
    <w:p w14:paraId="3215A40E" w14:textId="1BF4026C" w:rsidR="006F4410" w:rsidRPr="00E4264F" w:rsidRDefault="00E4264F" w:rsidP="00E4264F">
      <w:pPr>
        <w:pStyle w:val="ListParagraph"/>
        <w:numPr>
          <w:ilvl w:val="0"/>
          <w:numId w:val="41"/>
        </w:numPr>
      </w:pPr>
      <w:r>
        <w:t>Enable or disable configurable notifications. Mandatory workflow notifications shall remain enabled</w:t>
      </w:r>
    </w:p>
    <w:p w14:paraId="4E39F8F3" w14:textId="7176982D" w:rsidR="00B5582D" w:rsidRDefault="004C141C" w:rsidP="006F4410">
      <w:pPr>
        <w:pStyle w:val="ListParagraph"/>
        <w:numPr>
          <w:ilvl w:val="0"/>
          <w:numId w:val="41"/>
        </w:numPr>
      </w:pPr>
      <w:del w:id="273" w:author="Shin Feng WONG" w:date="2026-09-07T10:56:00Z" w16du:dateUtc="2026-09-07T02:56:00Z">
        <w:r w:rsidDel="005A652B">
          <w:delText>A System Administrator</w:delText>
        </w:r>
      </w:del>
      <w:ins w:id="274" w:author="Shin Feng WONG" w:date="2026-09-07T10:56:00Z" w16du:dateUtc="2026-09-07T02:56:00Z">
        <w:r w:rsidR="005A652B">
          <w:t>The NOP Operations Admin</w:t>
        </w:r>
      </w:ins>
      <w:r>
        <w:t xml:space="preserve"> shall be able to configure the recurring reminder interval for overdue Urgent NOP supporting documents.</w:t>
      </w:r>
    </w:p>
    <w:p w14:paraId="71CF9457" w14:textId="3AA45ABE" w:rsidR="00BC2989" w:rsidRDefault="004C141C" w:rsidP="006F4410">
      <w:pPr>
        <w:pStyle w:val="ListParagraph"/>
        <w:numPr>
          <w:ilvl w:val="0"/>
          <w:numId w:val="41"/>
        </w:numPr>
      </w:pPr>
      <w:r>
        <w:t>Reminders shall continue at the configured interval until document completion is achieved.</w:t>
      </w:r>
    </w:p>
    <w:p w14:paraId="699A56AC" w14:textId="2168BD89" w:rsidR="006F4410" w:rsidRDefault="006F4410">
      <w:pPr>
        <w:spacing w:before="0" w:after="160" w:line="278" w:lineRule="auto"/>
      </w:pPr>
      <w:r>
        <w:br w:type="page"/>
      </w:r>
    </w:p>
    <w:p w14:paraId="1B6C54B2" w14:textId="66DBCBB9" w:rsidR="0035770D" w:rsidRDefault="000F6343" w:rsidP="00B3554F">
      <w:pPr>
        <w:pStyle w:val="Heading1"/>
        <w:pBdr>
          <w:bottom w:val="single" w:sz="4" w:space="1" w:color="auto"/>
        </w:pBdr>
      </w:pPr>
      <w:bookmarkStart w:id="275" w:name="_Toc235466377"/>
      <w:r>
        <w:lastRenderedPageBreak/>
        <w:t>UCS Integration</w:t>
      </w:r>
      <w:bookmarkEnd w:id="275"/>
    </w:p>
    <w:p w14:paraId="25F9F7B3" w14:textId="77777777" w:rsidR="0035770D" w:rsidRDefault="000F6343">
      <w:pPr>
        <w:pStyle w:val="Heading2"/>
      </w:pPr>
      <w:bookmarkStart w:id="276" w:name="_Toc235466378"/>
      <w:r>
        <w:t>UCS Dashboard and Navigation</w:t>
      </w:r>
      <w:bookmarkEnd w:id="276"/>
    </w:p>
    <w:p w14:paraId="01A04900" w14:textId="77777777" w:rsidR="0035770D" w:rsidRDefault="000F6343" w:rsidP="00585CF3">
      <w:pPr>
        <w:pStyle w:val="ListParagraph"/>
        <w:numPr>
          <w:ilvl w:val="0"/>
          <w:numId w:val="37"/>
        </w:numPr>
      </w:pPr>
      <w:r>
        <w:t>The UCS dashboard shall display a live count of NOPs with an Active validity state.</w:t>
      </w:r>
    </w:p>
    <w:p w14:paraId="44E6BD31" w14:textId="77777777" w:rsidR="0035770D" w:rsidRDefault="000F6343" w:rsidP="00585CF3">
      <w:pPr>
        <w:pStyle w:val="ListParagraph"/>
        <w:numPr>
          <w:ilvl w:val="0"/>
          <w:numId w:val="37"/>
        </w:numPr>
      </w:pPr>
      <w:r>
        <w:t>The UCS operator workstation shall provide an NOP List widget showing a summary of Active NOPs.</w:t>
      </w:r>
    </w:p>
    <w:p w14:paraId="62F4D565" w14:textId="77777777" w:rsidR="0035770D" w:rsidRDefault="000F6343" w:rsidP="00585CF3">
      <w:pPr>
        <w:pStyle w:val="ListParagraph"/>
        <w:numPr>
          <w:ilvl w:val="0"/>
          <w:numId w:val="37"/>
        </w:numPr>
      </w:pPr>
      <w:r>
        <w:t>NOP shall be available as a named module in the UCS left navigation pane.</w:t>
      </w:r>
    </w:p>
    <w:p w14:paraId="65AB774E" w14:textId="77777777" w:rsidR="0035770D" w:rsidRDefault="000F6343" w:rsidP="00585CF3">
      <w:pPr>
        <w:pStyle w:val="ListParagraph"/>
        <w:numPr>
          <w:ilvl w:val="0"/>
          <w:numId w:val="37"/>
        </w:numPr>
      </w:pPr>
      <w:r>
        <w:t>Detailed NOP records shall remain within the CMS NOP module and shall be accessible only to users with the appropriate permissions.</w:t>
      </w:r>
    </w:p>
    <w:p w14:paraId="7E0CCF96" w14:textId="77777777" w:rsidR="0035770D" w:rsidRDefault="000F6343">
      <w:pPr>
        <w:pStyle w:val="Heading2"/>
      </w:pPr>
      <w:bookmarkStart w:id="277" w:name="_Toc235466379"/>
      <w:r>
        <w:t>UCS Map View</w:t>
      </w:r>
      <w:bookmarkEnd w:id="277"/>
    </w:p>
    <w:p w14:paraId="4C84AF0B" w14:textId="77777777" w:rsidR="0035770D" w:rsidRDefault="000F6343" w:rsidP="00585CF3">
      <w:pPr>
        <w:pStyle w:val="ListParagraph"/>
        <w:numPr>
          <w:ilvl w:val="0"/>
          <w:numId w:val="38"/>
        </w:numPr>
      </w:pPr>
      <w:r>
        <w:t>The UCS map shall provide an NOP layer showing the work locations and boundaries of NOPs with an Active validity state.</w:t>
      </w:r>
    </w:p>
    <w:p w14:paraId="193C1516" w14:textId="77777777" w:rsidR="0035770D" w:rsidRDefault="000F6343" w:rsidP="00585CF3">
      <w:pPr>
        <w:pStyle w:val="ListParagraph"/>
        <w:numPr>
          <w:ilvl w:val="0"/>
          <w:numId w:val="38"/>
        </w:numPr>
      </w:pPr>
      <w:r>
        <w:t>Suspended, Cancelled, Revoked and Expired NOPs shall not be displayed as active work areas.</w:t>
      </w:r>
    </w:p>
    <w:p w14:paraId="3101A989" w14:textId="77777777" w:rsidR="0035770D" w:rsidRDefault="000F6343" w:rsidP="00585CF3">
      <w:pPr>
        <w:pStyle w:val="ListParagraph"/>
        <w:numPr>
          <w:ilvl w:val="0"/>
          <w:numId w:val="38"/>
        </w:numPr>
      </w:pPr>
      <w:r>
        <w:t>NOP map information shall reflect changes to permit validity and operational state.</w:t>
      </w:r>
    </w:p>
    <w:p w14:paraId="63083915" w14:textId="77777777" w:rsidR="00585CF3" w:rsidRDefault="00585CF3">
      <w:pPr>
        <w:spacing w:before="0" w:after="160" w:line="278" w:lineRule="auto"/>
        <w:rPr>
          <w:rFonts w:eastAsiaTheme="majorEastAsia" w:cstheme="majorBidi"/>
          <w:b/>
          <w:bCs/>
          <w:color w:val="0F4761" w:themeColor="accent1" w:themeShade="BF"/>
          <w:sz w:val="32"/>
          <w:szCs w:val="28"/>
        </w:rPr>
      </w:pPr>
      <w:r>
        <w:br w:type="page"/>
      </w:r>
    </w:p>
    <w:p w14:paraId="2F4E4E7E" w14:textId="098589E8" w:rsidR="0035770D" w:rsidRDefault="000F6343" w:rsidP="00585CF3">
      <w:pPr>
        <w:pStyle w:val="Heading1"/>
        <w:pBdr>
          <w:bottom w:val="single" w:sz="4" w:space="1" w:color="auto"/>
        </w:pBdr>
      </w:pPr>
      <w:bookmarkStart w:id="278" w:name="_Toc235466380"/>
      <w:r>
        <w:lastRenderedPageBreak/>
        <w:t>Non-Functional Requirements</w:t>
      </w:r>
      <w:bookmarkEnd w:id="278"/>
    </w:p>
    <w:tbl>
      <w:tblPr>
        <w:tblStyle w:val="TableGrid"/>
        <w:tblW w:w="0" w:type="auto"/>
        <w:tblLook w:val="04A0" w:firstRow="1" w:lastRow="0" w:firstColumn="1" w:lastColumn="0" w:noHBand="0" w:noVBand="1"/>
      </w:tblPr>
      <w:tblGrid>
        <w:gridCol w:w="4508"/>
        <w:gridCol w:w="4508"/>
      </w:tblGrid>
      <w:tr w:rsidR="00D13463" w14:paraId="2F9B43C8" w14:textId="77777777" w:rsidTr="00B645DB">
        <w:trPr>
          <w:cnfStyle w:val="100000000000" w:firstRow="1" w:lastRow="0" w:firstColumn="0" w:lastColumn="0" w:oddVBand="0" w:evenVBand="0" w:oddHBand="0" w:evenHBand="0" w:firstRowFirstColumn="0" w:firstRowLastColumn="0" w:lastRowFirstColumn="0" w:lastRowLastColumn="0"/>
        </w:trPr>
        <w:tc>
          <w:tcPr>
            <w:tcW w:w="4508" w:type="dxa"/>
          </w:tcPr>
          <w:p w14:paraId="028D067C" w14:textId="77777777" w:rsidR="00D13463" w:rsidRDefault="003423A0">
            <w:r>
              <w:t>Category</w:t>
            </w:r>
          </w:p>
        </w:tc>
        <w:tc>
          <w:tcPr>
            <w:tcW w:w="4508" w:type="dxa"/>
          </w:tcPr>
          <w:p w14:paraId="773E6450" w14:textId="77777777" w:rsidR="00D13463" w:rsidRDefault="003423A0">
            <w:r>
              <w:t>Requirement</w:t>
            </w:r>
          </w:p>
        </w:tc>
      </w:tr>
      <w:tr w:rsidR="00091CEE" w14:paraId="338789DD" w14:textId="77777777" w:rsidTr="00B645DB">
        <w:tc>
          <w:tcPr>
            <w:tcW w:w="4508" w:type="dxa"/>
            <w:vMerge w:val="restart"/>
          </w:tcPr>
          <w:p w14:paraId="72841DA7" w14:textId="7B0016AF" w:rsidR="00091CEE" w:rsidRDefault="00091CEE" w:rsidP="00091CEE">
            <w:r>
              <w:t>Security and Access Control</w:t>
            </w:r>
          </w:p>
        </w:tc>
        <w:tc>
          <w:tcPr>
            <w:tcW w:w="4508" w:type="dxa"/>
          </w:tcPr>
          <w:p w14:paraId="5172933E" w14:textId="3FFB98AF" w:rsidR="00091CEE" w:rsidRDefault="00091CEE">
            <w:r>
              <w:t xml:space="preserve">Access to NOP records and actions shall follow the user's assigned </w:t>
            </w:r>
            <w:del w:id="279" w:author="Shin Feng WONG" w:date="2026-09-07T10:59:00Z" w16du:dateUtc="2026-09-07T02:59:00Z">
              <w:r w:rsidDel="00804F45">
                <w:delText xml:space="preserve">CMS </w:delText>
              </w:r>
            </w:del>
            <w:ins w:id="280" w:author="Shin Feng WONG" w:date="2026-09-07T10:59:00Z" w16du:dateUtc="2026-09-07T02:59:00Z">
              <w:r w:rsidR="00804F45">
                <w:t xml:space="preserve">NOP </w:t>
              </w:r>
            </w:ins>
            <w:r>
              <w:t>roles and permissions.</w:t>
            </w:r>
          </w:p>
        </w:tc>
      </w:tr>
      <w:tr w:rsidR="00091CEE" w14:paraId="34645870" w14:textId="77777777" w:rsidTr="00B645DB">
        <w:tc>
          <w:tcPr>
            <w:tcW w:w="4508" w:type="dxa"/>
            <w:vMerge/>
          </w:tcPr>
          <w:p w14:paraId="71C0C30A" w14:textId="2A10C3D0" w:rsidR="00091CEE" w:rsidRDefault="00091CEE"/>
        </w:tc>
        <w:tc>
          <w:tcPr>
            <w:tcW w:w="4508" w:type="dxa"/>
          </w:tcPr>
          <w:p w14:paraId="0B075C15" w14:textId="77777777" w:rsidR="00091CEE" w:rsidRDefault="00091CEE">
            <w:r>
              <w:t>Applicants shall access only their own NOP applications unless assigned an authorised role with broader access.</w:t>
            </w:r>
          </w:p>
        </w:tc>
      </w:tr>
      <w:tr w:rsidR="00091CEE" w14:paraId="3E498171" w14:textId="77777777" w:rsidTr="00B645DB">
        <w:tc>
          <w:tcPr>
            <w:tcW w:w="4508" w:type="dxa"/>
            <w:vMerge/>
          </w:tcPr>
          <w:p w14:paraId="08A18D1E" w14:textId="3853E444" w:rsidR="00091CEE" w:rsidRDefault="00091CEE"/>
        </w:tc>
        <w:tc>
          <w:tcPr>
            <w:tcW w:w="4508" w:type="dxa"/>
          </w:tcPr>
          <w:p w14:paraId="38AF75DD" w14:textId="77777777" w:rsidR="00091CEE" w:rsidRDefault="00091CEE">
            <w:r>
              <w:t>Contractor accounts shall be restricted to authorised NOP capabilities unless additional CMS roles are assigned.</w:t>
            </w:r>
          </w:p>
        </w:tc>
      </w:tr>
      <w:tr w:rsidR="00113324" w14:paraId="37B45FBC" w14:textId="77777777" w:rsidTr="00B645DB">
        <w:tc>
          <w:tcPr>
            <w:tcW w:w="4508" w:type="dxa"/>
            <w:vMerge w:val="restart"/>
          </w:tcPr>
          <w:p w14:paraId="24F7A3F2" w14:textId="66404FF8" w:rsidR="00113324" w:rsidRDefault="00113324" w:rsidP="00091CEE">
            <w:r>
              <w:t xml:space="preserve">Audit Trail </w:t>
            </w:r>
          </w:p>
        </w:tc>
        <w:tc>
          <w:tcPr>
            <w:tcW w:w="4508" w:type="dxa"/>
          </w:tcPr>
          <w:p w14:paraId="4B5930DD" w14:textId="17ED2359" w:rsidR="00113324" w:rsidRDefault="00113324">
            <w:r>
              <w:t>Application, approval, lifecycle, administrative and email-notification actions shall be recorded with the acting user, role, date and time.</w:t>
            </w:r>
          </w:p>
        </w:tc>
      </w:tr>
      <w:tr w:rsidR="00113324" w14:paraId="3F092D84" w14:textId="77777777" w:rsidTr="00B645DB">
        <w:tc>
          <w:tcPr>
            <w:tcW w:w="4508" w:type="dxa"/>
            <w:vMerge/>
          </w:tcPr>
          <w:p w14:paraId="1DC973C9" w14:textId="0D7A4FB8" w:rsidR="00113324" w:rsidRDefault="00113324"/>
        </w:tc>
        <w:tc>
          <w:tcPr>
            <w:tcW w:w="4508" w:type="dxa"/>
          </w:tcPr>
          <w:p w14:paraId="546B9A3E" w14:textId="77777777" w:rsidR="00113324" w:rsidRDefault="00113324">
            <w:r>
              <w:t>The audit history shall preserve changes to application data, attachments, status, validity dates and operational state.</w:t>
            </w:r>
          </w:p>
        </w:tc>
      </w:tr>
      <w:tr w:rsidR="00113324" w14:paraId="70972212" w14:textId="77777777" w:rsidTr="00B645DB">
        <w:tc>
          <w:tcPr>
            <w:tcW w:w="4508" w:type="dxa"/>
            <w:vMerge/>
          </w:tcPr>
          <w:p w14:paraId="5E23F77E" w14:textId="71FD7A19" w:rsidR="00113324" w:rsidRDefault="00113324"/>
        </w:tc>
        <w:tc>
          <w:tcPr>
            <w:tcW w:w="4508" w:type="dxa"/>
          </w:tcPr>
          <w:p w14:paraId="24DA951C" w14:textId="77777777" w:rsidR="00113324" w:rsidRDefault="00113324">
            <w:r>
              <w:t>Standard users shall not be able to modify or delete audit records.</w:t>
            </w:r>
          </w:p>
        </w:tc>
      </w:tr>
      <w:tr w:rsidR="00113324" w14:paraId="3DAA5B4D" w14:textId="77777777" w:rsidTr="00B645DB">
        <w:tc>
          <w:tcPr>
            <w:tcW w:w="4508" w:type="dxa"/>
            <w:vMerge/>
          </w:tcPr>
          <w:p w14:paraId="437AB3A8" w14:textId="6E5879B3" w:rsidR="00113324" w:rsidRDefault="00113324"/>
        </w:tc>
        <w:tc>
          <w:tcPr>
            <w:tcW w:w="4508" w:type="dxa"/>
          </w:tcPr>
          <w:p w14:paraId="554B1D28" w14:textId="7FE0687B" w:rsidR="00113324" w:rsidRDefault="00F32C4C">
            <w:r>
              <w:t>T</w:t>
            </w:r>
            <w:r w:rsidR="00113324">
              <w:t xml:space="preserve">he audit history shall record the </w:t>
            </w:r>
            <w:r>
              <w:t xml:space="preserve">Urgent </w:t>
            </w:r>
            <w:r w:rsidR="00113324">
              <w:t>classification, including the</w:t>
            </w:r>
            <w:r w:rsidR="009B1D4F">
              <w:t xml:space="preserve"> application</w:t>
            </w:r>
            <w:r w:rsidR="00113324">
              <w:t xml:space="preserve"> date and</w:t>
            </w:r>
            <w:r w:rsidR="009B1D4F">
              <w:t xml:space="preserve"> requested </w:t>
            </w:r>
            <w:r w:rsidR="00113324">
              <w:t>work start date.</w:t>
            </w:r>
          </w:p>
        </w:tc>
      </w:tr>
      <w:tr w:rsidR="00113324" w14:paraId="03C7E0A2" w14:textId="77777777" w:rsidTr="00B645DB">
        <w:tc>
          <w:tcPr>
            <w:tcW w:w="4508" w:type="dxa"/>
            <w:vMerge/>
          </w:tcPr>
          <w:p w14:paraId="3F350BA4" w14:textId="77777777" w:rsidR="00113324" w:rsidRDefault="00113324"/>
        </w:tc>
        <w:tc>
          <w:tcPr>
            <w:tcW w:w="4508" w:type="dxa"/>
          </w:tcPr>
          <w:p w14:paraId="710C6692" w14:textId="02A68FA0" w:rsidR="00113324" w:rsidRDefault="00285533">
            <w:ins w:id="281" w:author="Shin Feng WONG" w:date="2026-09-07T11:01:00Z" w16du:dateUtc="2026-09-07T03:01:00Z">
              <w:r>
                <w:t>When IPA is granted</w:t>
              </w:r>
            </w:ins>
            <w:r w:rsidR="00113324">
              <w:t>, the audit history record</w:t>
            </w:r>
            <w:r>
              <w:t>s</w:t>
            </w:r>
            <w:r w:rsidR="00113324">
              <w:t xml:space="preserve"> </w:t>
            </w:r>
            <w:ins w:id="282" w:author="Shin Feng WONG" w:date="2026-09-07T11:01:00Z" w16du:dateUtc="2026-09-07T03:01:00Z">
              <w:r>
                <w:t xml:space="preserve">the Approvers’ decisions, authorised work period and conditions, </w:t>
              </w:r>
            </w:ins>
            <w:r>
              <w:t>o</w:t>
            </w:r>
            <w:r w:rsidR="00113324">
              <w:t>utstanding supporting documents and the document-completion deadline.</w:t>
            </w:r>
          </w:p>
        </w:tc>
      </w:tr>
      <w:tr w:rsidR="00113324" w14:paraId="3E09A6ED" w14:textId="77777777" w:rsidTr="00B645DB">
        <w:tc>
          <w:tcPr>
            <w:tcW w:w="4508" w:type="dxa"/>
            <w:vMerge/>
          </w:tcPr>
          <w:p w14:paraId="58FCC261" w14:textId="77777777" w:rsidR="00113324" w:rsidRDefault="00113324"/>
        </w:tc>
        <w:tc>
          <w:tcPr>
            <w:tcW w:w="4508" w:type="dxa"/>
          </w:tcPr>
          <w:p w14:paraId="73B9E817" w14:textId="61156AF6" w:rsidR="00113324" w:rsidRDefault="00113324">
            <w:r>
              <w:t>After approval, the audit history shall record each deferred-document submission and review decision.</w:t>
            </w:r>
          </w:p>
        </w:tc>
      </w:tr>
      <w:tr w:rsidR="00113324" w14:paraId="62ECD5C4" w14:textId="77777777" w:rsidTr="00B645DB">
        <w:tc>
          <w:tcPr>
            <w:tcW w:w="4508" w:type="dxa"/>
            <w:vMerge/>
          </w:tcPr>
          <w:p w14:paraId="4B53CFA0" w14:textId="77777777" w:rsidR="00113324" w:rsidRDefault="00113324"/>
        </w:tc>
        <w:tc>
          <w:tcPr>
            <w:tcW w:w="4508" w:type="dxa"/>
          </w:tcPr>
          <w:p w14:paraId="6950FC52" w14:textId="4C1AC30A" w:rsidR="00113324" w:rsidRDefault="00113324">
            <w:r>
              <w:t>If the document-completion deadline is missed, the audit history shall record the missed deadline and each overdue notification and reminder.</w:t>
            </w:r>
          </w:p>
        </w:tc>
      </w:tr>
      <w:tr w:rsidR="00113324" w14:paraId="7735D06E" w14:textId="77777777" w:rsidTr="00B645DB">
        <w:tc>
          <w:tcPr>
            <w:tcW w:w="4508" w:type="dxa"/>
            <w:vMerge/>
          </w:tcPr>
          <w:p w14:paraId="0A70E8F5" w14:textId="77777777" w:rsidR="00113324" w:rsidRDefault="00113324"/>
        </w:tc>
        <w:tc>
          <w:tcPr>
            <w:tcW w:w="4508" w:type="dxa"/>
          </w:tcPr>
          <w:p w14:paraId="28A5AEF6" w14:textId="66FC3CCF" w:rsidR="00113324" w:rsidRDefault="00113324">
            <w:r>
              <w:t>When document completion is achieved, the audit history shall record the date and time of completion.</w:t>
            </w:r>
          </w:p>
        </w:tc>
      </w:tr>
    </w:tbl>
    <w:p w14:paraId="5FAF878B" w14:textId="77777777" w:rsidR="005F36B6" w:rsidRPr="005F36B6" w:rsidRDefault="005F36B6" w:rsidP="005F36B6">
      <w:pPr>
        <w:rPr>
          <w:rFonts w:eastAsiaTheme="majorEastAsia" w:cstheme="majorBidi"/>
          <w:color w:val="0F4761" w:themeColor="accent1" w:themeShade="BF"/>
          <w:sz w:val="32"/>
          <w:szCs w:val="28"/>
        </w:rPr>
      </w:pPr>
      <w:r>
        <w:br w:type="page"/>
      </w:r>
    </w:p>
    <w:p w14:paraId="16BADCBC" w14:textId="03228E08" w:rsidR="0035770D" w:rsidRDefault="000F6343" w:rsidP="00585CF3">
      <w:pPr>
        <w:pStyle w:val="Heading1"/>
        <w:pBdr>
          <w:bottom w:val="single" w:sz="4" w:space="1" w:color="auto"/>
        </w:pBdr>
      </w:pPr>
      <w:bookmarkStart w:id="283" w:name="_Toc235466381"/>
      <w:r>
        <w:lastRenderedPageBreak/>
        <w:t>Dependencies</w:t>
      </w:r>
      <w:bookmarkEnd w:id="283"/>
    </w:p>
    <w:tbl>
      <w:tblPr>
        <w:tblStyle w:val="TableGrid"/>
        <w:tblW w:w="0" w:type="auto"/>
        <w:tblLook w:val="04A0" w:firstRow="1" w:lastRow="0" w:firstColumn="1" w:lastColumn="0" w:noHBand="0" w:noVBand="1"/>
      </w:tblPr>
      <w:tblGrid>
        <w:gridCol w:w="3005"/>
        <w:gridCol w:w="3006"/>
        <w:gridCol w:w="3005"/>
      </w:tblGrid>
      <w:tr w:rsidR="00D13463" w14:paraId="01044F26" w14:textId="77777777" w:rsidTr="00D13463">
        <w:trPr>
          <w:cnfStyle w:val="100000000000" w:firstRow="1" w:lastRow="0" w:firstColumn="0" w:lastColumn="0" w:oddVBand="0" w:evenVBand="0" w:oddHBand="0" w:evenHBand="0" w:firstRowFirstColumn="0" w:firstRowLastColumn="0" w:lastRowFirstColumn="0" w:lastRowLastColumn="0"/>
        </w:trPr>
        <w:tc>
          <w:tcPr>
            <w:tcW w:w="3009" w:type="dxa"/>
          </w:tcPr>
          <w:p w14:paraId="7102F0A4" w14:textId="77777777" w:rsidR="00D13463" w:rsidRDefault="003423A0">
            <w:r>
              <w:t>Dependency</w:t>
            </w:r>
          </w:p>
        </w:tc>
        <w:tc>
          <w:tcPr>
            <w:tcW w:w="3009" w:type="dxa"/>
          </w:tcPr>
          <w:p w14:paraId="18D6B732" w14:textId="77777777" w:rsidR="00D13463" w:rsidRDefault="003423A0">
            <w:r>
              <w:t>Required input or service</w:t>
            </w:r>
          </w:p>
        </w:tc>
        <w:tc>
          <w:tcPr>
            <w:tcW w:w="3009" w:type="dxa"/>
          </w:tcPr>
          <w:p w14:paraId="003EB722" w14:textId="77777777" w:rsidR="00D13463" w:rsidRDefault="003423A0">
            <w:r>
              <w:t>Impact</w:t>
            </w:r>
          </w:p>
        </w:tc>
      </w:tr>
      <w:tr w:rsidR="00D13463" w14:paraId="536A150B" w14:textId="77777777" w:rsidTr="00D13463">
        <w:tc>
          <w:tcPr>
            <w:tcW w:w="3009" w:type="dxa"/>
          </w:tcPr>
          <w:p w14:paraId="1D5D1656" w14:textId="77777777" w:rsidR="00D13463" w:rsidRDefault="003423A0">
            <w:r>
              <w:t>WOG SSO</w:t>
            </w:r>
          </w:p>
        </w:tc>
        <w:tc>
          <w:tcPr>
            <w:tcW w:w="3009" w:type="dxa"/>
          </w:tcPr>
          <w:p w14:paraId="172EA591" w14:textId="77777777" w:rsidR="00D13463" w:rsidRDefault="003423A0">
            <w:r>
              <w:t>Authentication service and integration details</w:t>
            </w:r>
          </w:p>
        </w:tc>
        <w:tc>
          <w:tcPr>
            <w:tcW w:w="3009" w:type="dxa"/>
          </w:tcPr>
          <w:p w14:paraId="73926CEF" w14:textId="77777777" w:rsidR="00D13463" w:rsidRDefault="003423A0">
            <w:r>
              <w:t>Required for SDC staff access</w:t>
            </w:r>
          </w:p>
        </w:tc>
      </w:tr>
      <w:tr w:rsidR="00D13463" w14:paraId="7D59674C" w14:textId="77777777" w:rsidTr="00D13463">
        <w:tc>
          <w:tcPr>
            <w:tcW w:w="3009" w:type="dxa"/>
          </w:tcPr>
          <w:p w14:paraId="27B62987" w14:textId="4D420AB3" w:rsidR="00D13463" w:rsidRDefault="003423A0">
            <w:r>
              <w:t xml:space="preserve">Contractor account </w:t>
            </w:r>
            <w:r w:rsidR="006B0189">
              <w:t>setup and verification</w:t>
            </w:r>
          </w:p>
        </w:tc>
        <w:tc>
          <w:tcPr>
            <w:tcW w:w="3009" w:type="dxa"/>
          </w:tcPr>
          <w:p w14:paraId="1263F46A" w14:textId="029CB1C0" w:rsidR="00D13463" w:rsidRDefault="003423A0">
            <w:r>
              <w:t>Confirmed setu</w:t>
            </w:r>
            <w:r w:rsidR="00E31208">
              <w:t xml:space="preserve">p </w:t>
            </w:r>
            <w:r>
              <w:t>and verification process</w:t>
            </w:r>
          </w:p>
        </w:tc>
        <w:tc>
          <w:tcPr>
            <w:tcW w:w="3009" w:type="dxa"/>
          </w:tcPr>
          <w:p w14:paraId="1FA44E37" w14:textId="7194AA94" w:rsidR="00D13463" w:rsidRDefault="003423A0">
            <w:r>
              <w:t xml:space="preserve">Required for </w:t>
            </w:r>
            <w:r w:rsidR="00E31208">
              <w:t xml:space="preserve">contractor </w:t>
            </w:r>
            <w:r>
              <w:t>applicant access</w:t>
            </w:r>
          </w:p>
        </w:tc>
      </w:tr>
      <w:tr w:rsidR="00D13463" w14:paraId="7263ADEE" w14:textId="77777777" w:rsidTr="00D13463">
        <w:tc>
          <w:tcPr>
            <w:tcW w:w="3009" w:type="dxa"/>
          </w:tcPr>
          <w:p w14:paraId="69DCCE36" w14:textId="77777777" w:rsidR="00D13463" w:rsidRDefault="003423A0">
            <w:r>
              <w:t>OneMap API</w:t>
            </w:r>
          </w:p>
        </w:tc>
        <w:tc>
          <w:tcPr>
            <w:tcW w:w="3009" w:type="dxa"/>
          </w:tcPr>
          <w:p w14:paraId="56DFD458" w14:textId="77777777" w:rsidR="00D13463" w:rsidRDefault="003423A0">
            <w:r>
              <w:t>Available API and confirmed map functions</w:t>
            </w:r>
          </w:p>
        </w:tc>
        <w:tc>
          <w:tcPr>
            <w:tcW w:w="3009" w:type="dxa"/>
          </w:tcPr>
          <w:p w14:paraId="63E20EEE" w14:textId="77777777" w:rsidR="00D13463" w:rsidRDefault="003423A0">
            <w:r>
              <w:t>Required for location search and boundary marking</w:t>
            </w:r>
          </w:p>
        </w:tc>
      </w:tr>
      <w:tr w:rsidR="00D13463" w14:paraId="07798D1D" w14:textId="77777777" w:rsidTr="00D13463">
        <w:tc>
          <w:tcPr>
            <w:tcW w:w="3009" w:type="dxa"/>
          </w:tcPr>
          <w:p w14:paraId="75146BC2" w14:textId="77777777" w:rsidR="00D13463" w:rsidRDefault="003423A0">
            <w:r>
              <w:t>Approval matrix</w:t>
            </w:r>
          </w:p>
        </w:tc>
        <w:tc>
          <w:tcPr>
            <w:tcW w:w="3009" w:type="dxa"/>
          </w:tcPr>
          <w:p w14:paraId="2B76EBB0" w14:textId="7D302BD3" w:rsidR="00D13463" w:rsidRDefault="00B5582D">
            <w:r>
              <w:t>Work Involvement</w:t>
            </w:r>
            <w:r w:rsidR="003423A0">
              <w:t>(s)-to-Approver mapping and resubmission rules</w:t>
            </w:r>
          </w:p>
        </w:tc>
        <w:tc>
          <w:tcPr>
            <w:tcW w:w="3009" w:type="dxa"/>
          </w:tcPr>
          <w:p w14:paraId="0C3C7C4F" w14:textId="77777777" w:rsidR="00D13463" w:rsidRDefault="003423A0">
            <w:r>
              <w:t>Required for approval routing</w:t>
            </w:r>
          </w:p>
        </w:tc>
      </w:tr>
      <w:tr w:rsidR="00D13463" w14:paraId="181E38CA" w14:textId="77777777" w:rsidTr="00D13463">
        <w:tc>
          <w:tcPr>
            <w:tcW w:w="3009" w:type="dxa"/>
          </w:tcPr>
          <w:p w14:paraId="5D273DAB" w14:textId="77777777" w:rsidR="00D13463" w:rsidRDefault="003423A0">
            <w:r>
              <w:t>UCS integration</w:t>
            </w:r>
          </w:p>
        </w:tc>
        <w:tc>
          <w:tcPr>
            <w:tcW w:w="3009" w:type="dxa"/>
          </w:tcPr>
          <w:p w14:paraId="4575A270" w14:textId="5D21D32B" w:rsidR="00D13463" w:rsidRDefault="003423A0">
            <w:r>
              <w:t xml:space="preserve">CMS-UCS interface and </w:t>
            </w:r>
            <w:r w:rsidR="00EB5DCE">
              <w:t>NOP</w:t>
            </w:r>
            <w:r w:rsidR="00EF7DEA">
              <w:t xml:space="preserve"> </w:t>
            </w:r>
            <w:r>
              <w:t>data fields</w:t>
            </w:r>
          </w:p>
        </w:tc>
        <w:tc>
          <w:tcPr>
            <w:tcW w:w="3009" w:type="dxa"/>
          </w:tcPr>
          <w:p w14:paraId="4CE569F2" w14:textId="5027A9EF" w:rsidR="00D13463" w:rsidRDefault="003423A0">
            <w:r>
              <w:t>Required for UCS</w:t>
            </w:r>
            <w:r w:rsidR="00C6427C">
              <w:t xml:space="preserve"> live NOP</w:t>
            </w:r>
            <w:r>
              <w:t xml:space="preserve"> count, </w:t>
            </w:r>
            <w:r w:rsidR="00EF7DEA">
              <w:t xml:space="preserve">NOP </w:t>
            </w:r>
            <w:r>
              <w:t>list</w:t>
            </w:r>
            <w:r w:rsidR="00EF7DEA">
              <w:t xml:space="preserve"> widget</w:t>
            </w:r>
            <w:r>
              <w:t xml:space="preserve"> and map layer</w:t>
            </w:r>
          </w:p>
        </w:tc>
      </w:tr>
    </w:tbl>
    <w:p w14:paraId="56EB1804" w14:textId="77777777" w:rsidR="005F36B6" w:rsidRPr="005F36B6" w:rsidRDefault="005F36B6" w:rsidP="005F36B6">
      <w:pPr>
        <w:rPr>
          <w:rFonts w:eastAsiaTheme="majorEastAsia" w:cstheme="majorBidi"/>
          <w:color w:val="0F4761" w:themeColor="accent1" w:themeShade="BF"/>
          <w:sz w:val="32"/>
          <w:szCs w:val="28"/>
        </w:rPr>
      </w:pPr>
      <w:r>
        <w:br w:type="page"/>
      </w:r>
    </w:p>
    <w:p w14:paraId="3B203DE8" w14:textId="560E5FBD" w:rsidR="00941480" w:rsidRPr="00323C34" w:rsidRDefault="00846F8D" w:rsidP="0067654C">
      <w:pPr>
        <w:pStyle w:val="Heading1"/>
        <w:pBdr>
          <w:bottom w:val="single" w:sz="4" w:space="1" w:color="auto"/>
        </w:pBdr>
      </w:pPr>
      <w:bookmarkStart w:id="284" w:name="_Toc235466389"/>
      <w:r w:rsidRPr="00323C34">
        <w:lastRenderedPageBreak/>
        <w:t>Appendix</w:t>
      </w:r>
      <w:bookmarkEnd w:id="284"/>
    </w:p>
    <w:p w14:paraId="76D1EDC6" w14:textId="77777777" w:rsidR="009C0F9F" w:rsidRDefault="009C0F9F" w:rsidP="009C0F9F">
      <w:pPr>
        <w:pStyle w:val="Heading2"/>
      </w:pPr>
      <w:bookmarkStart w:id="285" w:name="_Toc234235780"/>
      <w:bookmarkStart w:id="286" w:name="_Toc235466390"/>
      <w:r>
        <w:t>Fault Types and Sub-types</w:t>
      </w:r>
      <w:bookmarkEnd w:id="285"/>
      <w:bookmarkEnd w:id="286"/>
    </w:p>
    <w:tbl>
      <w:tblPr>
        <w:tblStyle w:val="SJ"/>
        <w:tblW w:w="0" w:type="auto"/>
        <w:tblLook w:val="04A0" w:firstRow="1" w:lastRow="0" w:firstColumn="1" w:lastColumn="0" w:noHBand="0" w:noVBand="1"/>
      </w:tblPr>
      <w:tblGrid>
        <w:gridCol w:w="4508"/>
        <w:gridCol w:w="4508"/>
      </w:tblGrid>
      <w:tr w:rsidR="009C0F9F" w14:paraId="65AFF879" w14:textId="77777777" w:rsidTr="008218DD">
        <w:trPr>
          <w:cnfStyle w:val="100000000000" w:firstRow="1" w:lastRow="0" w:firstColumn="0" w:lastColumn="0" w:oddVBand="0" w:evenVBand="0" w:oddHBand="0" w:evenHBand="0" w:firstRowFirstColumn="0" w:firstRowLastColumn="0" w:lastRowFirstColumn="0" w:lastRowLastColumn="0"/>
        </w:trPr>
        <w:tc>
          <w:tcPr>
            <w:tcW w:w="4508" w:type="dxa"/>
          </w:tcPr>
          <w:p w14:paraId="6E9BB099" w14:textId="77777777" w:rsidR="009C0F9F" w:rsidRDefault="009C0F9F">
            <w:r>
              <w:t>Fault Type</w:t>
            </w:r>
          </w:p>
        </w:tc>
        <w:tc>
          <w:tcPr>
            <w:tcW w:w="4508" w:type="dxa"/>
          </w:tcPr>
          <w:p w14:paraId="65D2DE88" w14:textId="77777777" w:rsidR="009C0F9F" w:rsidRDefault="009C0F9F">
            <w:r>
              <w:t>Fault Sub-types</w:t>
            </w:r>
          </w:p>
        </w:tc>
      </w:tr>
      <w:tr w:rsidR="009C0F9F" w14:paraId="18EC0DCA" w14:textId="77777777">
        <w:tc>
          <w:tcPr>
            <w:tcW w:w="4508" w:type="dxa"/>
          </w:tcPr>
          <w:p w14:paraId="2ADC1778" w14:textId="77777777" w:rsidR="009C0F9F" w:rsidRDefault="009C0F9F">
            <w:r>
              <w:t>Landscaping and Environment</w:t>
            </w:r>
          </w:p>
        </w:tc>
        <w:tc>
          <w:tcPr>
            <w:tcW w:w="4508" w:type="dxa"/>
          </w:tcPr>
          <w:p w14:paraId="587D2471" w14:textId="77777777" w:rsidR="009C0F9F" w:rsidRDefault="009C0F9F" w:rsidP="009C0F9F">
            <w:pPr>
              <w:pStyle w:val="ListBullet"/>
              <w:tabs>
                <w:tab w:val="num" w:pos="360"/>
              </w:tabs>
              <w:ind w:left="720"/>
            </w:pPr>
            <w:r>
              <w:rPr>
                <w:rFonts w:hint="eastAsia"/>
              </w:rPr>
              <w:t>Bare Landscape / Re-turfing</w:t>
            </w:r>
          </w:p>
          <w:p w14:paraId="53EBF8B0" w14:textId="77777777" w:rsidR="009C0F9F" w:rsidRDefault="009C0F9F" w:rsidP="009C0F9F">
            <w:pPr>
              <w:pStyle w:val="ListBullet"/>
              <w:tabs>
                <w:tab w:val="num" w:pos="360"/>
              </w:tabs>
              <w:ind w:left="720"/>
            </w:pPr>
            <w:r>
              <w:rPr>
                <w:rFonts w:hint="eastAsia"/>
              </w:rPr>
              <w:t>Drainage / Sewage</w:t>
            </w:r>
          </w:p>
          <w:p w14:paraId="1EB05886" w14:textId="77777777" w:rsidR="009C0F9F" w:rsidRDefault="009C0F9F" w:rsidP="009C0F9F">
            <w:pPr>
              <w:pStyle w:val="ListBullet"/>
              <w:tabs>
                <w:tab w:val="num" w:pos="360"/>
              </w:tabs>
              <w:ind w:left="720"/>
            </w:pPr>
            <w:r>
              <w:rPr>
                <w:rFonts w:hint="eastAsia"/>
              </w:rPr>
              <w:t>Fallen Tree / Branch</w:t>
            </w:r>
          </w:p>
          <w:p w14:paraId="6E40C553" w14:textId="77777777" w:rsidR="009C0F9F" w:rsidRDefault="009C0F9F" w:rsidP="009C0F9F">
            <w:pPr>
              <w:pStyle w:val="ListBullet"/>
              <w:tabs>
                <w:tab w:val="num" w:pos="360"/>
              </w:tabs>
              <w:ind w:left="720"/>
            </w:pPr>
            <w:r>
              <w:rPr>
                <w:rFonts w:hint="eastAsia"/>
              </w:rPr>
              <w:t>Flotsam</w:t>
            </w:r>
          </w:p>
          <w:p w14:paraId="45DEE748" w14:textId="77777777" w:rsidR="009C0F9F" w:rsidRDefault="009C0F9F" w:rsidP="009C0F9F">
            <w:pPr>
              <w:pStyle w:val="ListBullet"/>
              <w:tabs>
                <w:tab w:val="num" w:pos="360"/>
              </w:tabs>
              <w:ind w:left="720"/>
            </w:pPr>
            <w:r>
              <w:rPr>
                <w:rFonts w:hint="eastAsia"/>
              </w:rPr>
              <w:t>Foul Odour</w:t>
            </w:r>
          </w:p>
          <w:p w14:paraId="135B7ED0" w14:textId="77777777" w:rsidR="009C0F9F" w:rsidRDefault="009C0F9F" w:rsidP="009C0F9F">
            <w:pPr>
              <w:pStyle w:val="ListBullet"/>
              <w:tabs>
                <w:tab w:val="num" w:pos="360"/>
              </w:tabs>
              <w:ind w:left="720"/>
            </w:pPr>
            <w:r>
              <w:rPr>
                <w:rFonts w:hint="eastAsia"/>
              </w:rPr>
              <w:t>Illegal Dumping</w:t>
            </w:r>
          </w:p>
          <w:p w14:paraId="381CBA3E" w14:textId="77777777" w:rsidR="009C0F9F" w:rsidRDefault="009C0F9F" w:rsidP="009C0F9F">
            <w:pPr>
              <w:pStyle w:val="ListBullet"/>
              <w:tabs>
                <w:tab w:val="num" w:pos="360"/>
              </w:tabs>
              <w:ind w:left="720"/>
            </w:pPr>
            <w:r>
              <w:rPr>
                <w:rFonts w:hint="eastAsia"/>
              </w:rPr>
              <w:t>Overgrown Trees / Plants</w:t>
            </w:r>
          </w:p>
          <w:p w14:paraId="4121BDB5" w14:textId="77777777" w:rsidR="009C0F9F" w:rsidRDefault="009C0F9F" w:rsidP="009C0F9F">
            <w:pPr>
              <w:pStyle w:val="ListBullet"/>
              <w:tabs>
                <w:tab w:val="num" w:pos="360"/>
              </w:tabs>
              <w:ind w:left="720"/>
            </w:pPr>
            <w:r>
              <w:rPr>
                <w:rFonts w:hint="eastAsia"/>
              </w:rPr>
              <w:t>Rubbish on the Beach</w:t>
            </w:r>
          </w:p>
          <w:p w14:paraId="467792C8" w14:textId="77777777" w:rsidR="009C0F9F" w:rsidRDefault="009C0F9F" w:rsidP="009C0F9F">
            <w:pPr>
              <w:pStyle w:val="ListBullet"/>
              <w:tabs>
                <w:tab w:val="num" w:pos="360"/>
              </w:tabs>
              <w:ind w:left="720"/>
            </w:pPr>
            <w:r>
              <w:rPr>
                <w:rFonts w:hint="eastAsia"/>
              </w:rPr>
              <w:t>Sand / Beach Erosion</w:t>
            </w:r>
          </w:p>
          <w:p w14:paraId="7446EE2D" w14:textId="77777777" w:rsidR="009C0F9F" w:rsidRDefault="009C0F9F" w:rsidP="009C0F9F">
            <w:pPr>
              <w:pStyle w:val="ListBullet"/>
              <w:tabs>
                <w:tab w:val="num" w:pos="360"/>
              </w:tabs>
              <w:ind w:left="720"/>
            </w:pPr>
            <w:r>
              <w:t>Soil Erosion</w:t>
            </w:r>
          </w:p>
          <w:p w14:paraId="602C2749" w14:textId="77777777" w:rsidR="009C0F9F" w:rsidRDefault="009C0F9F" w:rsidP="009C0F9F">
            <w:pPr>
              <w:pStyle w:val="ListBullet"/>
              <w:tabs>
                <w:tab w:val="num" w:pos="360"/>
              </w:tabs>
              <w:ind w:left="720"/>
            </w:pPr>
            <w:r>
              <w:rPr>
                <w:rFonts w:hint="eastAsia"/>
              </w:rPr>
              <w:t>Tar Ball / Oil Sheen / Oil Smell</w:t>
            </w:r>
          </w:p>
        </w:tc>
      </w:tr>
      <w:tr w:rsidR="009C0F9F" w14:paraId="0ABEDEAE" w14:textId="77777777">
        <w:tc>
          <w:tcPr>
            <w:tcW w:w="4508" w:type="dxa"/>
          </w:tcPr>
          <w:p w14:paraId="32D9B1EF" w14:textId="77777777" w:rsidR="009C0F9F" w:rsidRDefault="009C0F9F">
            <w:r>
              <w:t>Transportation</w:t>
            </w:r>
          </w:p>
        </w:tc>
        <w:tc>
          <w:tcPr>
            <w:tcW w:w="4508" w:type="dxa"/>
          </w:tcPr>
          <w:p w14:paraId="648BF676" w14:textId="77777777" w:rsidR="009C0F9F" w:rsidRDefault="009C0F9F" w:rsidP="009C0F9F">
            <w:pPr>
              <w:pStyle w:val="ListBullet"/>
              <w:tabs>
                <w:tab w:val="num" w:pos="360"/>
              </w:tabs>
              <w:ind w:left="720"/>
            </w:pPr>
            <w:r w:rsidRPr="00AE201E">
              <w:t>Express Gantry System Fault</w:t>
            </w:r>
          </w:p>
          <w:p w14:paraId="687B087F" w14:textId="77777777" w:rsidR="009C0F9F" w:rsidRDefault="009C0F9F" w:rsidP="009C0F9F">
            <w:pPr>
              <w:pStyle w:val="ListBullet"/>
              <w:tabs>
                <w:tab w:val="num" w:pos="360"/>
              </w:tabs>
              <w:ind w:left="720"/>
            </w:pPr>
            <w:r w:rsidRPr="00AE201E">
              <w:t>Sentosa Express Fault</w:t>
            </w:r>
          </w:p>
          <w:p w14:paraId="5301E519" w14:textId="77777777" w:rsidR="009C0F9F" w:rsidRDefault="009C0F9F" w:rsidP="009C0F9F">
            <w:pPr>
              <w:pStyle w:val="ListBullet"/>
              <w:tabs>
                <w:tab w:val="num" w:pos="360"/>
              </w:tabs>
              <w:ind w:left="720"/>
            </w:pPr>
            <w:r w:rsidRPr="00AE201E">
              <w:t>Vehicle Gantry System Fault</w:t>
            </w:r>
          </w:p>
        </w:tc>
      </w:tr>
    </w:tbl>
    <w:p w14:paraId="6E9A03D2" w14:textId="14DB981E" w:rsidR="0067654C" w:rsidRDefault="00D74050" w:rsidP="00D74050">
      <w:pPr>
        <w:pStyle w:val="Heading2"/>
      </w:pPr>
      <w:ins w:id="287" w:author="Shin Feng WONG" w:date="2026-09-07T10:54:00Z" w16du:dateUtc="2026-09-07T02:54:00Z">
        <w:r>
          <w:t>Process Diagrams</w:t>
        </w:r>
      </w:ins>
    </w:p>
    <w:p w14:paraId="7DD9CEB6" w14:textId="5086D056" w:rsidR="00D74050" w:rsidRDefault="00C54A59" w:rsidP="00D74050">
      <w:pPr>
        <w:pStyle w:val="Heading3"/>
      </w:pPr>
      <w:ins w:id="288" w:author="Shin Feng WONG" w:date="2026-09-07T11:06:00Z" w16du:dateUtc="2026-09-07T03:06:00Z">
        <w:r>
          <w:t>NOP Application Submission</w:t>
        </w:r>
      </w:ins>
    </w:p>
    <w:p w14:paraId="640D162D" w14:textId="718C2A38" w:rsidR="00C54A59" w:rsidRPr="00C54A59" w:rsidRDefault="009307E1" w:rsidP="009307E1">
      <w:pPr>
        <w:jc w:val="center"/>
      </w:pPr>
      <w:r>
        <w:rPr>
          <w:noProof/>
        </w:rPr>
        <w:drawing>
          <wp:inline distT="0" distB="0" distL="0" distR="0" wp14:anchorId="293C9191" wp14:editId="2CBB5BE1">
            <wp:extent cx="5731510" cy="1978025"/>
            <wp:effectExtent l="0" t="0" r="0" b="3175"/>
            <wp:docPr id="2038431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31414" name="Picture 2038431414"/>
                    <pic:cNvPicPr/>
                  </pic:nvPicPr>
                  <pic:blipFill>
                    <a:blip r:embed="rId19">
                      <a:extLst>
                        <a:ext uri="{28A0092B-C50C-407E-A947-70E740481C1C}">
                          <a14:useLocalDpi xmlns:a14="http://schemas.microsoft.com/office/drawing/2010/main" val="0"/>
                        </a:ext>
                      </a:extLst>
                    </a:blip>
                    <a:stretch>
                      <a:fillRect/>
                    </a:stretch>
                  </pic:blipFill>
                  <pic:spPr>
                    <a:xfrm>
                      <a:off x="0" y="0"/>
                      <a:ext cx="5731510" cy="1978025"/>
                    </a:xfrm>
                    <a:prstGeom prst="rect">
                      <a:avLst/>
                    </a:prstGeom>
                  </pic:spPr>
                </pic:pic>
              </a:graphicData>
            </a:graphic>
          </wp:inline>
        </w:drawing>
      </w:r>
    </w:p>
    <w:p w14:paraId="2E8F5AEF" w14:textId="71F4B5FD" w:rsidR="00C54A59" w:rsidRDefault="00C54A59" w:rsidP="00C54A59">
      <w:pPr>
        <w:pStyle w:val="Heading3"/>
      </w:pPr>
      <w:ins w:id="289" w:author="Shin Feng WONG" w:date="2026-09-07T11:06:00Z" w16du:dateUtc="2026-09-07T03:06:00Z">
        <w:r>
          <w:lastRenderedPageBreak/>
          <w:t>NOP Change Request</w:t>
        </w:r>
      </w:ins>
      <w:ins w:id="290" w:author="Shin Feng WONG" w:date="2026-09-07T11:10:00Z" w16du:dateUtc="2026-09-07T03:10:00Z">
        <w:r w:rsidR="00EE5B83">
          <w:t>ed</w:t>
        </w:r>
      </w:ins>
    </w:p>
    <w:p w14:paraId="4508486E" w14:textId="4F88C39C" w:rsidR="00C54A59" w:rsidRPr="00C54A59" w:rsidRDefault="00E946D5" w:rsidP="00C54A59">
      <w:ins w:id="291" w:author="Shin Feng WONG" w:date="2026-09-07T11:10:00Z" w16du:dateUtc="2026-09-07T03:10:00Z">
        <w:r>
          <w:rPr>
            <w:noProof/>
          </w:rPr>
          <w:drawing>
            <wp:inline distT="0" distB="0" distL="0" distR="0" wp14:anchorId="4CC526DD" wp14:editId="323313E3">
              <wp:extent cx="5731510" cy="2080260"/>
              <wp:effectExtent l="0" t="0" r="0" b="2540"/>
              <wp:docPr id="8037799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79978" name="Picture 803779978"/>
                      <pic:cNvPicPr/>
                    </pic:nvPicPr>
                    <pic:blipFill>
                      <a:blip r:embed="rId20">
                        <a:extLst>
                          <a:ext uri="{28A0092B-C50C-407E-A947-70E740481C1C}">
                            <a14:useLocalDpi xmlns:a14="http://schemas.microsoft.com/office/drawing/2010/main" val="0"/>
                          </a:ext>
                        </a:extLst>
                      </a:blip>
                      <a:stretch>
                        <a:fillRect/>
                      </a:stretch>
                    </pic:blipFill>
                    <pic:spPr>
                      <a:xfrm>
                        <a:off x="0" y="0"/>
                        <a:ext cx="5731510" cy="2080260"/>
                      </a:xfrm>
                      <a:prstGeom prst="rect">
                        <a:avLst/>
                      </a:prstGeom>
                    </pic:spPr>
                  </pic:pic>
                </a:graphicData>
              </a:graphic>
            </wp:inline>
          </w:drawing>
        </w:r>
      </w:ins>
    </w:p>
    <w:p w14:paraId="59CEF4EB" w14:textId="32318016" w:rsidR="00C54A59" w:rsidRDefault="00C54A59" w:rsidP="00C54A59">
      <w:pPr>
        <w:pStyle w:val="Heading3"/>
      </w:pPr>
      <w:ins w:id="292" w:author="Shin Feng WONG" w:date="2026-09-07T11:06:00Z" w16du:dateUtc="2026-09-07T03:06:00Z">
        <w:r>
          <w:t>NOP In-Principle Approval</w:t>
        </w:r>
      </w:ins>
    </w:p>
    <w:p w14:paraId="416D5C4F" w14:textId="1D038855" w:rsidR="00C54A59" w:rsidRPr="00C54A59" w:rsidRDefault="009307E1" w:rsidP="00C54A59">
      <w:r>
        <w:rPr>
          <w:noProof/>
        </w:rPr>
        <w:drawing>
          <wp:inline distT="0" distB="0" distL="0" distR="0" wp14:anchorId="2B91E3E5" wp14:editId="33F6CC9B">
            <wp:extent cx="5731510" cy="3115310"/>
            <wp:effectExtent l="0" t="0" r="0" b="0"/>
            <wp:docPr id="1037954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54823" name="Picture 1037954823"/>
                    <pic:cNvPicPr/>
                  </pic:nvPicPr>
                  <pic:blipFill>
                    <a:blip r:embed="rId21">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6DE99554" w14:textId="5C911A80" w:rsidR="00C54A59" w:rsidRDefault="00C54A59" w:rsidP="00C54A59">
      <w:pPr>
        <w:pStyle w:val="Heading3"/>
      </w:pPr>
      <w:ins w:id="293" w:author="Shin Feng WONG" w:date="2026-09-07T11:06:00Z" w16du:dateUtc="2026-09-07T03:06:00Z">
        <w:r>
          <w:lastRenderedPageBreak/>
          <w:t>NOP Extension</w:t>
        </w:r>
      </w:ins>
    </w:p>
    <w:p w14:paraId="16EBE710" w14:textId="22B69E5C" w:rsidR="00C54A59" w:rsidRPr="00C54A59" w:rsidRDefault="009307E1" w:rsidP="00C54A59">
      <w:r>
        <w:rPr>
          <w:noProof/>
        </w:rPr>
        <w:drawing>
          <wp:inline distT="0" distB="0" distL="0" distR="0" wp14:anchorId="52E5EE36" wp14:editId="4B83A8B6">
            <wp:extent cx="5731510" cy="2807335"/>
            <wp:effectExtent l="0" t="0" r="0" b="0"/>
            <wp:docPr id="1266424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24895" name="Picture 1266424895"/>
                    <pic:cNvPicPr/>
                  </pic:nvPicPr>
                  <pic:blipFill>
                    <a:blip r:embed="rId22">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inline>
        </w:drawing>
      </w:r>
    </w:p>
    <w:p w14:paraId="1223CB73" w14:textId="12B25479" w:rsidR="00C54A59" w:rsidRDefault="00C54A59" w:rsidP="00C54A59">
      <w:pPr>
        <w:pStyle w:val="Heading3"/>
      </w:pPr>
      <w:ins w:id="294" w:author="Shin Feng WONG" w:date="2026-09-07T11:07:00Z" w16du:dateUtc="2026-09-07T03:07:00Z">
        <w:r>
          <w:t>NOP Cancellation</w:t>
        </w:r>
      </w:ins>
    </w:p>
    <w:p w14:paraId="432750E4" w14:textId="1C089FF6" w:rsidR="00C54A59" w:rsidRPr="00C54A59" w:rsidRDefault="009307E1" w:rsidP="00C54A59">
      <w:r>
        <w:rPr>
          <w:noProof/>
        </w:rPr>
        <w:drawing>
          <wp:inline distT="0" distB="0" distL="0" distR="0" wp14:anchorId="11ED5A71" wp14:editId="769430A9">
            <wp:extent cx="5731510" cy="2807335"/>
            <wp:effectExtent l="0" t="0" r="0" b="0"/>
            <wp:docPr id="1927306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06681" name="Picture 1927306681"/>
                    <pic:cNvPicPr/>
                  </pic:nvPicPr>
                  <pic:blipFill>
                    <a:blip r:embed="rId23">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inline>
        </w:drawing>
      </w:r>
    </w:p>
    <w:p w14:paraId="548CD758" w14:textId="7EB4F1EE" w:rsidR="00C54A59" w:rsidRDefault="00C54A59" w:rsidP="00C54A59">
      <w:pPr>
        <w:pStyle w:val="Heading3"/>
      </w:pPr>
      <w:ins w:id="295" w:author="Shin Feng WONG" w:date="2026-09-07T11:07:00Z" w16du:dateUtc="2026-09-07T03:07:00Z">
        <w:r>
          <w:lastRenderedPageBreak/>
          <w:t>NOP Suspension, Resumption and Revocation</w:t>
        </w:r>
      </w:ins>
    </w:p>
    <w:p w14:paraId="5ACA7237" w14:textId="68552056" w:rsidR="00C54A59" w:rsidRPr="00C54A59" w:rsidRDefault="009307E1" w:rsidP="00C54A59">
      <w:r>
        <w:rPr>
          <w:noProof/>
        </w:rPr>
        <w:drawing>
          <wp:inline distT="0" distB="0" distL="0" distR="0" wp14:anchorId="24C6718A" wp14:editId="2C5F6B94">
            <wp:extent cx="5731510" cy="4555490"/>
            <wp:effectExtent l="0" t="0" r="0" b="3810"/>
            <wp:docPr id="1723423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23394" name="Picture 1723423394"/>
                    <pic:cNvPicPr/>
                  </pic:nvPicPr>
                  <pic:blipFill>
                    <a:blip r:embed="rId24">
                      <a:extLst>
                        <a:ext uri="{28A0092B-C50C-407E-A947-70E740481C1C}">
                          <a14:useLocalDpi xmlns:a14="http://schemas.microsoft.com/office/drawing/2010/main" val="0"/>
                        </a:ext>
                      </a:extLst>
                    </a:blip>
                    <a:stretch>
                      <a:fillRect/>
                    </a:stretch>
                  </pic:blipFill>
                  <pic:spPr>
                    <a:xfrm>
                      <a:off x="0" y="0"/>
                      <a:ext cx="5731510" cy="4555490"/>
                    </a:xfrm>
                    <a:prstGeom prst="rect">
                      <a:avLst/>
                    </a:prstGeom>
                  </pic:spPr>
                </pic:pic>
              </a:graphicData>
            </a:graphic>
          </wp:inline>
        </w:drawing>
      </w:r>
    </w:p>
    <w:sectPr w:rsidR="00C54A59" w:rsidRPr="00C54A59" w:rsidSect="002546B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Alvin TAN (SENTOSA)" w:date="2026-07-23T09:39:00Z" w:initials="AT">
    <w:p w14:paraId="5EA48B8B" w14:textId="29783315" w:rsidR="00F44D49" w:rsidRDefault="00F44D49" w:rsidP="00F44D49">
      <w:pPr>
        <w:pStyle w:val="CommentText"/>
      </w:pPr>
      <w:r>
        <w:rPr>
          <w:rStyle w:val="CommentReference"/>
        </w:rPr>
        <w:annotationRef/>
      </w:r>
      <w:r>
        <w:t>Missing of an operator role, that has oversight over all NOP applications and the various statuses.</w:t>
      </w:r>
    </w:p>
    <w:p w14:paraId="698A3D25" w14:textId="77777777" w:rsidR="00F44D49" w:rsidRDefault="00F44D49" w:rsidP="00F44D49">
      <w:pPr>
        <w:pStyle w:val="CommentText"/>
      </w:pPr>
    </w:p>
    <w:p w14:paraId="7EA2B2DD" w14:textId="77777777" w:rsidR="00F44D49" w:rsidRDefault="00F44D49" w:rsidP="00F44D49">
      <w:pPr>
        <w:pStyle w:val="CommentText"/>
      </w:pPr>
      <w:r>
        <w:t>Internal to SDC: access rights for IOH controllers and potentially IFM operator.. Are we giving them the same access rights?</w:t>
      </w:r>
    </w:p>
  </w:comment>
  <w:comment w:id="7" w:author="Shin Feng WONG" w:date="2026-08-06T18:14:00Z" w:initials="SFW">
    <w:p w14:paraId="44EFE98C" w14:textId="77777777" w:rsidR="003836DC" w:rsidRDefault="003836DC" w:rsidP="003836DC">
      <w:r>
        <w:rPr>
          <w:rStyle w:val="CommentReference"/>
        </w:rPr>
        <w:annotationRef/>
      </w:r>
      <w:r>
        <w:rPr>
          <w:sz w:val="20"/>
          <w:szCs w:val="20"/>
        </w:rPr>
        <w:t>Added tentative 'NOP Overviewer' role, supposedly the process-owner or in-charge of the NOP module</w:t>
      </w:r>
    </w:p>
  </w:comment>
  <w:comment w:id="23" w:author="William NG (SENTOSA)" w:date="2026-06-16T08:44:00Z" w:initials="WN">
    <w:p w14:paraId="1951A3E2" w14:textId="77777777" w:rsidR="00C23EEC" w:rsidRDefault="00C23EEC" w:rsidP="00C23EEC">
      <w:pPr>
        <w:pStyle w:val="CommentText"/>
      </w:pPr>
      <w:r>
        <w:rPr>
          <w:rStyle w:val="CommentReference"/>
        </w:rPr>
        <w:annotationRef/>
      </w:r>
      <w:r>
        <w:t>It should have the details like the scope of works, etc right?</w:t>
      </w:r>
    </w:p>
  </w:comment>
  <w:comment w:id="24" w:author="Shin Feng WONG" w:date="2026-06-18T16:16:00Z" w:initials="SFW">
    <w:p w14:paraId="1114B0EA" w14:textId="7AB60190" w:rsidR="00D57ED9" w:rsidRDefault="00D57ED9" w:rsidP="00D57ED9">
      <w:r>
        <w:rPr>
          <w:rStyle w:val="CommentReference"/>
        </w:rPr>
        <w:annotationRef/>
      </w:r>
      <w:r>
        <w:rPr>
          <w:sz w:val="20"/>
          <w:szCs w:val="20"/>
        </w:rPr>
        <w:t>This section is for noting the Statusesof the Application, the  Type/Sub-type of works are mentioned in Section 3.4.2</w:t>
      </w:r>
    </w:p>
  </w:comment>
  <w:comment w:id="27" w:author="Alvin TAN (SENTOSA)" w:date="2026-07-22T11:42:00Z" w:initials="AT">
    <w:p w14:paraId="593A422C" w14:textId="77777777" w:rsidR="00010935" w:rsidRDefault="00010935" w:rsidP="00010935">
      <w:pPr>
        <w:pStyle w:val="CommentText"/>
      </w:pPr>
      <w:r>
        <w:rPr>
          <w:rStyle w:val="CommentReference"/>
        </w:rPr>
        <w:annotationRef/>
      </w:r>
      <w:r>
        <w:t>This is the status view from Approver’s POV?</w:t>
      </w:r>
    </w:p>
  </w:comment>
  <w:comment w:id="28" w:author="Shin Feng WONG" w:date="2026-08-06T16:55:00Z" w:initials="SFW">
    <w:p w14:paraId="392E7BB7" w14:textId="77777777" w:rsidR="00E91912" w:rsidRDefault="00E91912" w:rsidP="00E91912">
      <w:r>
        <w:rPr>
          <w:rStyle w:val="CommentReference"/>
        </w:rPr>
        <w:annotationRef/>
      </w:r>
      <w:r>
        <w:rPr>
          <w:sz w:val="20"/>
          <w:szCs w:val="20"/>
        </w:rPr>
        <w:t>Approval status of NOP application will be visible to all authorised users permitted to view the approval progress</w:t>
      </w:r>
    </w:p>
  </w:comment>
  <w:comment w:id="40" w:author="Alvin TAN (SENTOSA)" w:date="2026-07-23T09:17:00Z" w:initials="AT">
    <w:p w14:paraId="40640AA3" w14:textId="77777777" w:rsidR="006F1ABF" w:rsidRDefault="006F1ABF" w:rsidP="006F1ABF">
      <w:pPr>
        <w:pStyle w:val="CommentText"/>
      </w:pPr>
      <w:r>
        <w:rPr>
          <w:rStyle w:val="CommentReference"/>
        </w:rPr>
        <w:annotationRef/>
      </w:r>
      <w:r>
        <w:t>What is the access rights and account management for contractor / pure NOP application account? Password, 2FA, X days active/inactive?</w:t>
      </w:r>
    </w:p>
    <w:p w14:paraId="58F8DFFD" w14:textId="77777777" w:rsidR="006F1ABF" w:rsidRDefault="006F1ABF" w:rsidP="006F1ABF">
      <w:pPr>
        <w:pStyle w:val="CommentText"/>
      </w:pPr>
    </w:p>
    <w:p w14:paraId="23DD5128" w14:textId="77777777" w:rsidR="006F1ABF" w:rsidRDefault="006F1ABF" w:rsidP="006F1ABF">
      <w:pPr>
        <w:pStyle w:val="CommentText"/>
      </w:pPr>
      <w:r>
        <w:t>What is the account registration process? Approval requirement and etc?</w:t>
      </w:r>
    </w:p>
  </w:comment>
  <w:comment w:id="41" w:author="Shin Feng WONG" w:date="2026-08-06T17:25:00Z" w:initials="SFW">
    <w:p w14:paraId="31D170E4" w14:textId="77777777" w:rsidR="004E167C" w:rsidRDefault="004E167C" w:rsidP="004E167C">
      <w:r>
        <w:rPr>
          <w:rStyle w:val="CommentReference"/>
        </w:rPr>
        <w:annotationRef/>
      </w:r>
      <w:r>
        <w:rPr>
          <w:sz w:val="20"/>
          <w:szCs w:val="20"/>
        </w:rPr>
        <w:t>Existing CMS users will access NOP using their CMS account</w:t>
      </w:r>
    </w:p>
    <w:p w14:paraId="4AE4A54E" w14:textId="77777777" w:rsidR="004E167C" w:rsidRDefault="004E167C" w:rsidP="004E167C"/>
    <w:p w14:paraId="40A6904E" w14:textId="77777777" w:rsidR="004E167C" w:rsidRDefault="004E167C" w:rsidP="004E167C">
      <w:r>
        <w:rPr>
          <w:sz w:val="20"/>
          <w:szCs w:val="20"/>
        </w:rPr>
        <w:t>Non-CMS user will use a separate account restricted to NOP functions</w:t>
      </w:r>
    </w:p>
    <w:p w14:paraId="50FADA8D" w14:textId="77777777" w:rsidR="004E167C" w:rsidRDefault="004E167C" w:rsidP="004E167C"/>
    <w:p w14:paraId="35009F1D" w14:textId="77777777" w:rsidR="004E167C" w:rsidRDefault="004E167C" w:rsidP="004E167C">
      <w:r>
        <w:rPr>
          <w:sz w:val="20"/>
          <w:szCs w:val="20"/>
        </w:rPr>
        <w:t>Account registration, user management, account approval to be clarified</w:t>
      </w:r>
    </w:p>
  </w:comment>
  <w:comment w:id="47" w:author="William NG (SENTOSA)" w:date="2026-06-16T08:50:00Z" w:initials="WN">
    <w:p w14:paraId="3D3D522C" w14:textId="556759AE" w:rsidR="00C34240" w:rsidRDefault="00BA34DD" w:rsidP="00C34240">
      <w:pPr>
        <w:pStyle w:val="CommentText"/>
      </w:pPr>
      <w:r>
        <w:rPr>
          <w:rStyle w:val="CommentReference"/>
        </w:rPr>
        <w:annotationRef/>
      </w:r>
      <w:r w:rsidR="00C34240">
        <w:t>Think we should include more type of works as a drop down selection like, confined space, hot works, works within 50m of IPs, works that have impact on the environment, works with heavy vehicles, etc. It should not be just restricted to the listed.</w:t>
      </w:r>
    </w:p>
  </w:comment>
  <w:comment w:id="48" w:author="Shin Feng WONG" w:date="2026-06-18T16:24:00Z" w:initials="SFW">
    <w:p w14:paraId="0A438E0C" w14:textId="77777777" w:rsidR="00F553F6" w:rsidRDefault="005E53F7" w:rsidP="00F553F6">
      <w:r>
        <w:rPr>
          <w:rStyle w:val="CommentReference"/>
        </w:rPr>
        <w:annotationRef/>
      </w:r>
      <w:r w:rsidR="00F553F6">
        <w:rPr>
          <w:sz w:val="20"/>
          <w:szCs w:val="20"/>
        </w:rPr>
        <w:t>This section is intended to be used for approval routing, so that each 'type of work' can be directed to respective stakeholder for approval</w:t>
      </w:r>
    </w:p>
    <w:p w14:paraId="5CAD0DE4" w14:textId="77777777" w:rsidR="00F553F6" w:rsidRDefault="00F553F6" w:rsidP="00F553F6"/>
    <w:p w14:paraId="6F5C55B0" w14:textId="77777777" w:rsidR="00F553F6" w:rsidRDefault="00F553F6" w:rsidP="00F553F6">
      <w:r>
        <w:rPr>
          <w:sz w:val="20"/>
          <w:szCs w:val="20"/>
        </w:rPr>
        <w:t>Would need to help share the list of works and also the approval matrix that links the type of works to the approval stakeholder groups</w:t>
      </w:r>
    </w:p>
  </w:comment>
  <w:comment w:id="49" w:author="William NG (SENTOSA)" w:date="2026-07-01T14:50:00Z" w:initials="WN">
    <w:p w14:paraId="129E8ED8" w14:textId="77777777" w:rsidR="00F07D51" w:rsidRDefault="00F07D51" w:rsidP="00F07D51">
      <w:pPr>
        <w:pStyle w:val="CommentText"/>
      </w:pPr>
      <w:r>
        <w:rPr>
          <w:rStyle w:val="CommentReference"/>
        </w:rPr>
        <w:annotationRef/>
      </w:r>
      <w:r>
        <w:t>We will collate and provide the drop down listing</w:t>
      </w:r>
    </w:p>
  </w:comment>
  <w:comment w:id="56" w:author="William NG (SENTOSA)" w:date="2026-06-16T08:51:00Z" w:initials="WN">
    <w:p w14:paraId="3F3333C8" w14:textId="77777777" w:rsidR="00C34240" w:rsidRDefault="00C34240" w:rsidP="00C34240">
      <w:pPr>
        <w:pStyle w:val="CommentText"/>
      </w:pPr>
      <w:r>
        <w:rPr>
          <w:rStyle w:val="CommentReference"/>
        </w:rPr>
        <w:annotationRef/>
      </w:r>
      <w:r>
        <w:t>Would reckon this is name right?</w:t>
      </w:r>
    </w:p>
  </w:comment>
  <w:comment w:id="57" w:author="Shin Feng WONG" w:date="2026-06-18T16:26:00Z" w:initials="SFW">
    <w:p w14:paraId="33F3B82F" w14:textId="77777777" w:rsidR="00661EA4" w:rsidRDefault="00661EA4" w:rsidP="00661EA4">
      <w:r>
        <w:rPr>
          <w:rStyle w:val="CommentReference"/>
        </w:rPr>
        <w:annotationRef/>
      </w:r>
      <w:r>
        <w:rPr>
          <w:sz w:val="20"/>
          <w:szCs w:val="20"/>
        </w:rPr>
        <w:t>Should be email (WOG AD)</w:t>
      </w:r>
    </w:p>
  </w:comment>
  <w:comment w:id="58" w:author="William NG (SENTOSA)" w:date="2026-07-01T14:51:00Z" w:initials="WN">
    <w:p w14:paraId="69207A04" w14:textId="77777777" w:rsidR="00F07D51" w:rsidRDefault="00F07D51" w:rsidP="00F07D51">
      <w:pPr>
        <w:pStyle w:val="CommentText"/>
      </w:pPr>
      <w:r>
        <w:rPr>
          <w:rStyle w:val="CommentReference"/>
        </w:rPr>
        <w:annotationRef/>
      </w:r>
      <w:r>
        <w:t>Just to clarify is it via AD or manually keyed in?</w:t>
      </w:r>
    </w:p>
  </w:comment>
  <w:comment w:id="59" w:author="Shin Feng WONG" w:date="2026-07-20T19:14:00Z" w:initials="SFW">
    <w:p w14:paraId="5A28AFEA" w14:textId="77777777" w:rsidR="00964EE0" w:rsidRDefault="00964EE0" w:rsidP="00964EE0">
      <w:r>
        <w:rPr>
          <w:rStyle w:val="CommentReference"/>
        </w:rPr>
        <w:annotationRef/>
      </w:r>
      <w:r>
        <w:rPr>
          <w:sz w:val="20"/>
          <w:szCs w:val="20"/>
        </w:rPr>
        <w:t>Will be manually keyed in and not retrievable by AD</w:t>
      </w:r>
    </w:p>
  </w:comment>
  <w:comment w:id="60" w:author="Alvin TAN (SENTOSA)" w:date="2026-07-22T11:50:00Z" w:initials="AT">
    <w:p w14:paraId="54506408" w14:textId="77777777" w:rsidR="00010935" w:rsidRDefault="00010935" w:rsidP="00010935">
      <w:pPr>
        <w:pStyle w:val="CommentText"/>
      </w:pPr>
      <w:r>
        <w:rPr>
          <w:rStyle w:val="CommentReference"/>
        </w:rPr>
        <w:annotationRef/>
      </w:r>
      <w:r>
        <w:t>There is no validation of Sponsor/LO, technically can put any random string of characters...</w:t>
      </w:r>
    </w:p>
  </w:comment>
  <w:comment w:id="63" w:author="William NG (SENTOSA)" w:date="2026-06-16T08:51:00Z" w:initials="WN">
    <w:p w14:paraId="2CEC3107" w14:textId="77777777" w:rsidR="00686353" w:rsidRDefault="00686353" w:rsidP="00686353">
      <w:pPr>
        <w:pStyle w:val="CommentText"/>
      </w:pPr>
      <w:r>
        <w:rPr>
          <w:rStyle w:val="CommentReference"/>
        </w:rPr>
        <w:annotationRef/>
      </w:r>
      <w:r>
        <w:t>Who create the staff profile? Is it administrator?</w:t>
      </w:r>
    </w:p>
  </w:comment>
  <w:comment w:id="64" w:author="Shin Feng WONG" w:date="2026-06-18T16:41:00Z" w:initials="SFW">
    <w:p w14:paraId="1A55C96A" w14:textId="77777777" w:rsidR="00262444" w:rsidRDefault="008503FC" w:rsidP="00262444">
      <w:r>
        <w:rPr>
          <w:rStyle w:val="CommentReference"/>
        </w:rPr>
        <w:annotationRef/>
      </w:r>
      <w:r w:rsidR="00262444">
        <w:rPr>
          <w:sz w:val="20"/>
          <w:szCs w:val="20"/>
        </w:rPr>
        <w:t>Removed staff profile auto-population, after discussion, there is no database available to pull this profile and to crosscheck or verify against</w:t>
      </w:r>
    </w:p>
  </w:comment>
  <w:comment w:id="65" w:author="Alvin TAN (SENTOSA)" w:date="2026-07-22T11:52:00Z" w:initials="AT">
    <w:p w14:paraId="3B9B93DA" w14:textId="77777777" w:rsidR="00010935" w:rsidRDefault="00010935" w:rsidP="00010935">
      <w:pPr>
        <w:pStyle w:val="CommentText"/>
      </w:pPr>
      <w:r>
        <w:rPr>
          <w:rStyle w:val="CommentReference"/>
        </w:rPr>
        <w:annotationRef/>
      </w:r>
      <w:r>
        <w:t>Confirm of it’s system-derived? Via AD?</w:t>
      </w:r>
    </w:p>
  </w:comment>
  <w:comment w:id="68" w:author="Alvin TAN (SENTOSA)" w:date="2026-07-22T11:53:00Z" w:initials="AT">
    <w:p w14:paraId="50D84347" w14:textId="77777777" w:rsidR="008406E8" w:rsidRDefault="008406E8" w:rsidP="008406E8">
      <w:pPr>
        <w:pStyle w:val="CommentText"/>
      </w:pPr>
      <w:r>
        <w:rPr>
          <w:rStyle w:val="CommentReference"/>
        </w:rPr>
        <w:annotationRef/>
      </w:r>
      <w:r>
        <w:t xml:space="preserve">Any restriction? Example X days from date of submission? </w:t>
      </w:r>
    </w:p>
    <w:p w14:paraId="1399D6A8" w14:textId="77777777" w:rsidR="008406E8" w:rsidRDefault="008406E8" w:rsidP="008406E8">
      <w:pPr>
        <w:pStyle w:val="CommentText"/>
      </w:pPr>
    </w:p>
    <w:p w14:paraId="58023AE4" w14:textId="77777777" w:rsidR="008406E8" w:rsidRDefault="008406E8" w:rsidP="008406E8">
      <w:pPr>
        <w:pStyle w:val="CommentText"/>
      </w:pPr>
      <w:r>
        <w:t>Will impact the Validity End Date..</w:t>
      </w:r>
    </w:p>
  </w:comment>
  <w:comment w:id="69" w:author="Shin Feng WONG" w:date="2026-08-06T18:16:00Z" w:initials="SFW">
    <w:p w14:paraId="40CF17F7" w14:textId="77777777" w:rsidR="002C3136" w:rsidRDefault="002C3136" w:rsidP="002C3136">
      <w:r>
        <w:rPr>
          <w:rStyle w:val="CommentReference"/>
        </w:rPr>
        <w:annotationRef/>
      </w:r>
      <w:r>
        <w:rPr>
          <w:sz w:val="20"/>
          <w:szCs w:val="20"/>
        </w:rPr>
        <w:t>Adjusted</w:t>
      </w:r>
    </w:p>
  </w:comment>
  <w:comment w:id="74" w:author="William NG (SENTOSA)" w:date="2026-06-16T08:54:00Z" w:initials="WN">
    <w:p w14:paraId="699000FB" w14:textId="77777777" w:rsidR="00C2093F" w:rsidRDefault="00C2093F" w:rsidP="00C2093F">
      <w:pPr>
        <w:pStyle w:val="CommentText"/>
      </w:pPr>
      <w:r>
        <w:rPr>
          <w:rStyle w:val="CommentReference"/>
        </w:rPr>
        <w:annotationRef/>
      </w:r>
      <w:r>
        <w:t>Will the weekend of night works be sync up when work start time and end time are being selected?</w:t>
      </w:r>
    </w:p>
  </w:comment>
  <w:comment w:id="75" w:author="Shin Feng WONG" w:date="2026-06-18T16:53:00Z" w:initials="SFW">
    <w:p w14:paraId="1628C4E5" w14:textId="77777777" w:rsidR="008A1DCA" w:rsidRDefault="00414635" w:rsidP="008A1DCA">
      <w:pPr>
        <w:pStyle w:val="CommentText"/>
      </w:pPr>
      <w:r>
        <w:rPr>
          <w:rStyle w:val="CommentReference"/>
        </w:rPr>
        <w:annotationRef/>
      </w:r>
      <w:r w:rsidR="008A1DCA">
        <w:t>Renamed 'Weekend Work' to Blackout Dates instead</w:t>
      </w:r>
    </w:p>
    <w:p w14:paraId="35164867" w14:textId="77777777" w:rsidR="008A1DCA" w:rsidRDefault="008A1DCA" w:rsidP="008A1DCA">
      <w:pPr>
        <w:pStyle w:val="CommentText"/>
      </w:pPr>
    </w:p>
    <w:p w14:paraId="154537A3" w14:textId="77777777" w:rsidR="008A1DCA" w:rsidRDefault="008A1DCA" w:rsidP="008A1DCA">
      <w:pPr>
        <w:pStyle w:val="CommentText"/>
      </w:pPr>
      <w:r>
        <w:t>System will check the start/end time and day selected if it falls under the blackout dates</w:t>
      </w:r>
    </w:p>
  </w:comment>
  <w:comment w:id="76" w:author="William NG (SENTOSA)" w:date="2026-06-16T08:54:00Z" w:initials="WN">
    <w:p w14:paraId="699B1642" w14:textId="0075272E" w:rsidR="000F0309" w:rsidRDefault="00450960" w:rsidP="000F0309">
      <w:pPr>
        <w:pStyle w:val="CommentText"/>
      </w:pPr>
      <w:r>
        <w:rPr>
          <w:rStyle w:val="CommentReference"/>
        </w:rPr>
        <w:annotationRef/>
      </w:r>
      <w:r w:rsidR="000F0309">
        <w:t>What is the treatment plan for urgent works within the system?</w:t>
      </w:r>
    </w:p>
  </w:comment>
  <w:comment w:id="77" w:author="Shin Feng WONG" w:date="2026-06-18T17:25:00Z" w:initials="SFW">
    <w:p w14:paraId="601F321D" w14:textId="77777777" w:rsidR="00D802CE" w:rsidRDefault="00D802CE" w:rsidP="00D802CE">
      <w:r>
        <w:rPr>
          <w:rStyle w:val="CommentReference"/>
        </w:rPr>
        <w:annotationRef/>
      </w:r>
      <w:r>
        <w:rPr>
          <w:sz w:val="20"/>
          <w:szCs w:val="20"/>
        </w:rPr>
        <w:t>Refer to comments in Section 4.6</w:t>
      </w:r>
    </w:p>
  </w:comment>
  <w:comment w:id="79" w:author="William NG (SENTOSA)" w:date="2026-06-16T08:56:00Z" w:initials="WN">
    <w:p w14:paraId="4513BB60" w14:textId="77777777" w:rsidR="00F35208" w:rsidRDefault="00F35208" w:rsidP="00F35208">
      <w:pPr>
        <w:pStyle w:val="CommentText"/>
      </w:pPr>
      <w:r>
        <w:rPr>
          <w:rStyle w:val="CommentReference"/>
        </w:rPr>
        <w:annotationRef/>
      </w:r>
      <w:r>
        <w:t>Do we wish to explore combine this with the type of works category?</w:t>
      </w:r>
    </w:p>
  </w:comment>
  <w:comment w:id="80" w:author="Shin Feng WONG" w:date="2026-06-18T17:16:00Z" w:initials="SFW">
    <w:p w14:paraId="161DEEC1" w14:textId="77777777" w:rsidR="004F58BB" w:rsidRDefault="004F58BB" w:rsidP="004F58BB">
      <w:r>
        <w:rPr>
          <w:rStyle w:val="CommentReference"/>
        </w:rPr>
        <w:annotationRef/>
      </w:r>
      <w:r>
        <w:rPr>
          <w:sz w:val="20"/>
          <w:szCs w:val="20"/>
        </w:rPr>
        <w:t>Possible, we can combine with 3.4.2</w:t>
      </w:r>
    </w:p>
  </w:comment>
  <w:comment w:id="82" w:author="William NG (SENTOSA)" w:date="2026-06-16T08:56:00Z" w:initials="WN">
    <w:p w14:paraId="6A90A5DC" w14:textId="77777777" w:rsidR="00955D7A" w:rsidRDefault="00955D7A" w:rsidP="00955D7A">
      <w:pPr>
        <w:pStyle w:val="CommentText"/>
      </w:pPr>
      <w:r>
        <w:rPr>
          <w:rStyle w:val="CommentReference"/>
        </w:rPr>
        <w:annotationRef/>
      </w:r>
      <w:r>
        <w:t>What is the definition of space?</w:t>
      </w:r>
    </w:p>
  </w:comment>
  <w:comment w:id="83" w:author="Shin Feng WONG" w:date="2026-06-18T17:16:00Z" w:initials="SFW">
    <w:p w14:paraId="17C0547E" w14:textId="77777777" w:rsidR="008433B4" w:rsidRDefault="008433B4" w:rsidP="008433B4">
      <w:r>
        <w:rPr>
          <w:rStyle w:val="CommentReference"/>
        </w:rPr>
        <w:annotationRef/>
      </w:r>
      <w:r>
        <w:rPr>
          <w:sz w:val="20"/>
          <w:szCs w:val="20"/>
        </w:rPr>
        <w:t>Unit number, room number, etc</w:t>
      </w:r>
    </w:p>
  </w:comment>
  <w:comment w:id="84" w:author="William NG (SENTOSA)" w:date="2026-07-01T14:52:00Z" w:initials="WN">
    <w:p w14:paraId="27DCAFDA" w14:textId="77777777" w:rsidR="00F07D51" w:rsidRDefault="00F07D51" w:rsidP="00F07D51">
      <w:pPr>
        <w:pStyle w:val="CommentText"/>
      </w:pPr>
      <w:r>
        <w:rPr>
          <w:rStyle w:val="CommentReference"/>
        </w:rPr>
        <w:annotationRef/>
      </w:r>
      <w:r>
        <w:t>Maybe we should just name it accordingly if it is for level or unit numbers</w:t>
      </w:r>
    </w:p>
  </w:comment>
  <w:comment w:id="85" w:author="Shin Feng WONG" w:date="2026-07-20T19:13:00Z" w:initials="SFW">
    <w:p w14:paraId="6BFBE1C3" w14:textId="77777777" w:rsidR="00086E79" w:rsidRDefault="00086E79" w:rsidP="00086E79">
      <w:r>
        <w:rPr>
          <w:rStyle w:val="CommentReference"/>
        </w:rPr>
        <w:annotationRef/>
      </w:r>
      <w:r>
        <w:rPr>
          <w:sz w:val="20"/>
          <w:szCs w:val="20"/>
        </w:rPr>
        <w:t>Space was intended as a flexible field for locations that do not fit cleanly under the Road/Building/Level, e.g. bus stop or loading bays. If the label is too vague, we can go with 'Unit Number' or add a separate Unit Number field.</w:t>
      </w:r>
    </w:p>
  </w:comment>
  <w:comment w:id="87" w:author="Alvin TAN (SENTOSA)" w:date="2026-07-22T15:54:00Z" w:initials="AT">
    <w:p w14:paraId="42A636E8" w14:textId="77777777" w:rsidR="00AD57C3" w:rsidRDefault="00AD57C3" w:rsidP="00AD57C3">
      <w:pPr>
        <w:pStyle w:val="CommentText"/>
      </w:pPr>
      <w:r>
        <w:rPr>
          <w:rStyle w:val="CommentReference"/>
        </w:rPr>
        <w:annotationRef/>
      </w:r>
      <w:r>
        <w:t xml:space="preserve">Double confirm if an excelsheet template will be made available for users to download and input data for bulk upload.. </w:t>
      </w:r>
    </w:p>
  </w:comment>
  <w:comment w:id="88" w:author="Shin Feng WONG" w:date="2026-08-06T18:18:00Z" w:initials="SFW">
    <w:p w14:paraId="50C88CB6" w14:textId="77777777" w:rsidR="00CA7312" w:rsidRDefault="00CA7312" w:rsidP="00CA7312">
      <w:r>
        <w:rPr>
          <w:rStyle w:val="CommentReference"/>
        </w:rPr>
        <w:annotationRef/>
      </w:r>
      <w:r>
        <w:rPr>
          <w:sz w:val="20"/>
          <w:szCs w:val="20"/>
        </w:rPr>
        <w:t>Possible to use existing Workers List as tempalte? Or if any changes required to the current existing template</w:t>
      </w:r>
    </w:p>
  </w:comment>
  <w:comment w:id="96" w:author="William NG (SENTOSA)" w:date="2026-06-16T09:04:00Z" w:initials="WN">
    <w:p w14:paraId="202209A3" w14:textId="77777777" w:rsidR="00B861CF" w:rsidRDefault="00B861CF" w:rsidP="00B861CF">
      <w:pPr>
        <w:pStyle w:val="CommentText"/>
      </w:pPr>
      <w:r>
        <w:rPr>
          <w:rStyle w:val="CommentReference"/>
        </w:rPr>
        <w:annotationRef/>
      </w:r>
      <w:r>
        <w:t>Do consider to have a notification to both application and LO/administrator should the draft be in draft mode for more than 2 weeks so that it can be act upon whether to cancel or submit.</w:t>
      </w:r>
    </w:p>
  </w:comment>
  <w:comment w:id="97" w:author="Shin Feng WONG" w:date="2026-06-18T17:21:00Z" w:initials="SFW">
    <w:p w14:paraId="40DF179E" w14:textId="77777777" w:rsidR="00A74097" w:rsidRDefault="00A74097" w:rsidP="00A74097">
      <w:r>
        <w:rPr>
          <w:rStyle w:val="CommentReference"/>
        </w:rPr>
        <w:annotationRef/>
      </w:r>
      <w:r>
        <w:rPr>
          <w:sz w:val="20"/>
          <w:szCs w:val="20"/>
        </w:rPr>
        <w:t>Possible to include this notification</w:t>
      </w:r>
    </w:p>
  </w:comment>
  <w:comment w:id="98" w:author="Alvin TAN (SENTOSA)" w:date="2026-07-22T15:52:00Z" w:initials="AT">
    <w:p w14:paraId="15D060A4" w14:textId="77777777" w:rsidR="00AD57C3" w:rsidRDefault="00AD57C3" w:rsidP="00AD57C3">
      <w:pPr>
        <w:pStyle w:val="CommentText"/>
      </w:pPr>
      <w:r>
        <w:rPr>
          <w:rStyle w:val="CommentReference"/>
        </w:rPr>
        <w:annotationRef/>
      </w:r>
      <w:r>
        <w:t>Other than notification, upon creation of a draft NOP, will it appear / be listed in the system? If yes, how / what info will be displayed?</w:t>
      </w:r>
    </w:p>
  </w:comment>
  <w:comment w:id="99" w:author="Shin Feng WONG" w:date="2026-08-06T18:16:00Z" w:initials="SFW">
    <w:p w14:paraId="3300938A" w14:textId="77777777" w:rsidR="00434E10" w:rsidRDefault="00434E10" w:rsidP="00434E10">
      <w:r>
        <w:rPr>
          <w:rStyle w:val="CommentReference"/>
        </w:rPr>
        <w:annotationRef/>
      </w:r>
      <w:r>
        <w:rPr>
          <w:sz w:val="20"/>
          <w:szCs w:val="20"/>
        </w:rPr>
        <w:t>Will show up in applicant's 'My NOP Applications' page/tab</w:t>
      </w:r>
    </w:p>
  </w:comment>
  <w:comment w:id="107" w:author="William NG (SENTOSA)" w:date="2026-06-16T09:05:00Z" w:initials="WN">
    <w:p w14:paraId="3A1F68A5" w14:textId="77777777" w:rsidR="00FC4CBD" w:rsidRDefault="00FC4CBD" w:rsidP="00FC4CBD">
      <w:pPr>
        <w:pStyle w:val="CommentText"/>
      </w:pPr>
      <w:r>
        <w:rPr>
          <w:rStyle w:val="CommentReference"/>
        </w:rPr>
        <w:annotationRef/>
      </w:r>
      <w:r>
        <w:t>In-principle should not be verbal. To consider for system in-principle approval instead.</w:t>
      </w:r>
    </w:p>
  </w:comment>
  <w:comment w:id="108" w:author="Shin Feng WONG" w:date="2026-06-18T17:23:00Z" w:initials="SFW">
    <w:p w14:paraId="1F32CEBD" w14:textId="77777777" w:rsidR="00D802CE" w:rsidRDefault="005A16E7" w:rsidP="00D802CE">
      <w:r>
        <w:rPr>
          <w:rStyle w:val="CommentReference"/>
        </w:rPr>
        <w:annotationRef/>
      </w:r>
      <w:r w:rsidR="00D802CE">
        <w:rPr>
          <w:sz w:val="20"/>
          <w:szCs w:val="20"/>
        </w:rPr>
        <w:t>Should this system in-principle approval allow for the necessary truncated inputs first, or the full completion of the NOP form to submit?</w:t>
      </w:r>
    </w:p>
  </w:comment>
  <w:comment w:id="109" w:author="William NG (SENTOSA)" w:date="2026-07-01T14:54:00Z" w:initials="WN">
    <w:p w14:paraId="4FB9D256" w14:textId="77777777" w:rsidR="003B014D" w:rsidRDefault="003B014D" w:rsidP="003B014D">
      <w:pPr>
        <w:pStyle w:val="CommentText"/>
      </w:pPr>
      <w:r>
        <w:rPr>
          <w:rStyle w:val="CommentReference"/>
        </w:rPr>
        <w:annotationRef/>
      </w:r>
      <w:r>
        <w:t>It should be truncated input first but it will need to be follow up with official submission</w:t>
      </w:r>
    </w:p>
  </w:comment>
  <w:comment w:id="110" w:author="Shin Feng WONG" w:date="2026-07-20T19:13:00Z" w:initials="SFW">
    <w:p w14:paraId="1BAA691F" w14:textId="77777777" w:rsidR="00CC2F3B" w:rsidRDefault="00CC2F3B" w:rsidP="00CC2F3B">
      <w:r>
        <w:rPr>
          <w:rStyle w:val="CommentReference"/>
        </w:rPr>
        <w:annotationRef/>
      </w:r>
      <w:r>
        <w:rPr>
          <w:sz w:val="20"/>
          <w:szCs w:val="20"/>
        </w:rPr>
        <w:t>Truncated input, but will still require approver to approver Urgent NOP with limited document uploads before it is approved for 'Urgent NOP' as well correct?</w:t>
      </w:r>
    </w:p>
  </w:comment>
  <w:comment w:id="132" w:author="Alvin TAN (SENTOSA)" w:date="2026-07-22T15:59:00Z" w:initials="AT">
    <w:p w14:paraId="7DF9CA4F" w14:textId="77777777" w:rsidR="00892DF9" w:rsidRDefault="00892DF9" w:rsidP="00892DF9">
      <w:pPr>
        <w:pStyle w:val="CommentText"/>
      </w:pPr>
      <w:r>
        <w:rPr>
          <w:rStyle w:val="CommentReference"/>
        </w:rPr>
        <w:annotationRef/>
      </w:r>
      <w:r>
        <w:t>To double check the UI/UX if this has been assigned to an approver group…</w:t>
      </w:r>
    </w:p>
    <w:p w14:paraId="72D34689" w14:textId="77777777" w:rsidR="00892DF9" w:rsidRDefault="00892DF9" w:rsidP="00892DF9">
      <w:pPr>
        <w:pStyle w:val="CommentText"/>
      </w:pPr>
    </w:p>
    <w:p w14:paraId="2E45F021" w14:textId="77777777" w:rsidR="00892DF9" w:rsidRDefault="00892DF9" w:rsidP="00892DF9">
      <w:pPr>
        <w:pStyle w:val="CommentText"/>
      </w:pPr>
      <w:r>
        <w:t>Person A has approved on behalf of the group, how will it be reflected to other approvers within the same approver group.</w:t>
      </w:r>
    </w:p>
  </w:comment>
  <w:comment w:id="133" w:author="Shin Feng WONG" w:date="2026-08-06T17:46:00Z" w:initials="SFW">
    <w:p w14:paraId="4C19ED4A" w14:textId="77777777" w:rsidR="00CE3880" w:rsidRDefault="00892DF9" w:rsidP="00CE3880">
      <w:r>
        <w:rPr>
          <w:rStyle w:val="CommentReference"/>
        </w:rPr>
        <w:annotationRef/>
      </w:r>
      <w:r w:rsidR="00CE3880">
        <w:rPr>
          <w:sz w:val="20"/>
          <w:szCs w:val="20"/>
        </w:rPr>
        <w:t>Added some clauses on approver group on action taken in 5.3 Approver Assignment and Approval Continuity as well</w:t>
      </w:r>
    </w:p>
  </w:comment>
  <w:comment w:id="126" w:author="William NG (SENTOSA)" w:date="2026-06-16T09:09:00Z" w:initials="WN">
    <w:p w14:paraId="5CE8927A" w14:textId="77777777" w:rsidR="00C248BA" w:rsidRDefault="00C248BA" w:rsidP="00C248BA">
      <w:pPr>
        <w:pStyle w:val="CommentText"/>
      </w:pPr>
      <w:r>
        <w:rPr>
          <w:rStyle w:val="CommentReference"/>
        </w:rPr>
        <w:annotationRef/>
      </w:r>
      <w:r>
        <w:t>The summary report should be readily available to the approvers for their ease of approval and referencing.</w:t>
      </w:r>
    </w:p>
  </w:comment>
  <w:comment w:id="127" w:author="Shin Feng WONG" w:date="2026-06-18T17:26:00Z" w:initials="SFW">
    <w:p w14:paraId="691C0181" w14:textId="77777777" w:rsidR="0097159C" w:rsidRDefault="0097159C" w:rsidP="0097159C">
      <w:r>
        <w:rPr>
          <w:rStyle w:val="CommentReference"/>
        </w:rPr>
        <w:annotationRef/>
      </w:r>
      <w:r>
        <w:rPr>
          <w:sz w:val="20"/>
          <w:szCs w:val="20"/>
        </w:rPr>
        <w:t>What is this summary report, and what should be included in this summary report?</w:t>
      </w:r>
    </w:p>
  </w:comment>
  <w:comment w:id="128" w:author="William NG (SENTOSA)" w:date="2026-07-01T14:55:00Z" w:initials="WN">
    <w:p w14:paraId="3D3C4594" w14:textId="77777777" w:rsidR="003B014D" w:rsidRDefault="003B014D" w:rsidP="003B014D">
      <w:pPr>
        <w:pStyle w:val="CommentText"/>
      </w:pPr>
      <w:r>
        <w:rPr>
          <w:rStyle w:val="CommentReference"/>
        </w:rPr>
        <w:annotationRef/>
      </w:r>
      <w:r>
        <w:t>This define a table or sort that the user can sort or retrieve via the system as a report for ease of referencing</w:t>
      </w:r>
    </w:p>
  </w:comment>
  <w:comment w:id="129" w:author="Shin Feng WONG" w:date="2026-07-20T19:11:00Z" w:initials="SFW">
    <w:p w14:paraId="343AD001" w14:textId="77777777" w:rsidR="00107312" w:rsidRDefault="00107312" w:rsidP="00107312">
      <w:r>
        <w:rPr>
          <w:rStyle w:val="CommentReference"/>
        </w:rPr>
        <w:annotationRef/>
      </w:r>
      <w:r>
        <w:rPr>
          <w:sz w:val="20"/>
          <w:szCs w:val="20"/>
        </w:rPr>
        <w:t>Added Section 7 NOP Register and Reporting to mention more on the Approvers's view and also if exporting as a report</w:t>
      </w:r>
    </w:p>
  </w:comment>
  <w:comment w:id="136" w:author="William NG (SENTOSA)" w:date="2026-06-16T09:09:00Z" w:initials="WN">
    <w:p w14:paraId="04A09E1E" w14:textId="77777777" w:rsidR="00B57B7C" w:rsidRDefault="00B57B7C" w:rsidP="00B57B7C">
      <w:pPr>
        <w:pStyle w:val="CommentText"/>
      </w:pPr>
      <w:r>
        <w:rPr>
          <w:rStyle w:val="CommentReference"/>
        </w:rPr>
        <w:annotationRef/>
      </w:r>
      <w:r>
        <w:t>Do note that system generated reminder to all approvers will need to be build in.</w:t>
      </w:r>
    </w:p>
  </w:comment>
  <w:comment w:id="137" w:author="Shin Feng WONG" w:date="2026-06-18T17:27:00Z" w:initials="SFW">
    <w:p w14:paraId="7FD6FF99" w14:textId="77777777" w:rsidR="00330A48" w:rsidRDefault="00330A48" w:rsidP="00330A48">
      <w:r>
        <w:rPr>
          <w:rStyle w:val="CommentReference"/>
        </w:rPr>
        <w:annotationRef/>
      </w:r>
      <w:r>
        <w:rPr>
          <w:sz w:val="20"/>
          <w:szCs w:val="20"/>
        </w:rPr>
        <w:t>Refer to Section 7.3 for the approval reminder</w:t>
      </w:r>
    </w:p>
  </w:comment>
  <w:comment w:id="149" w:author="Alvin TAN (SENTOSA)" w:date="2026-07-22T04:40:00Z" w:initials="A(">
    <w:p w14:paraId="2EA483CA" w14:textId="77777777" w:rsidR="00637163" w:rsidRDefault="00637163" w:rsidP="00637163">
      <w:pPr>
        <w:pStyle w:val="CommentText"/>
      </w:pPr>
      <w:r>
        <w:rPr>
          <w:rStyle w:val="CommentReference"/>
        </w:rPr>
        <w:annotationRef/>
      </w:r>
      <w:r w:rsidRPr="470E766C">
        <w:t>Who/how is the system able to ascertain if the area of responsibility is impacted?</w:t>
      </w:r>
    </w:p>
    <w:p w14:paraId="7860B1B9" w14:textId="77777777" w:rsidR="00637163" w:rsidRDefault="00637163" w:rsidP="00637163">
      <w:pPr>
        <w:pStyle w:val="CommentText"/>
      </w:pPr>
    </w:p>
    <w:p w14:paraId="308F0224" w14:textId="77777777" w:rsidR="00637163" w:rsidRDefault="00637163" w:rsidP="00637163">
      <w:pPr>
        <w:pStyle w:val="CommentText"/>
      </w:pPr>
      <w:r w:rsidRPr="19F31697">
        <w:t>If 1 out of 3 is impacted, what is the status shown?</w:t>
      </w:r>
    </w:p>
  </w:comment>
  <w:comment w:id="150" w:author="Shin Feng WONG" w:date="2026-08-06T17:22:00Z" w:initials="SFW">
    <w:p w14:paraId="554E9EDC" w14:textId="77777777" w:rsidR="00A033F9" w:rsidRDefault="00A033F9" w:rsidP="00A033F9">
      <w:r>
        <w:rPr>
          <w:rStyle w:val="CommentReference"/>
        </w:rPr>
        <w:annotationRef/>
      </w:r>
      <w:r>
        <w:rPr>
          <w:sz w:val="20"/>
          <w:szCs w:val="20"/>
        </w:rPr>
        <w:t>When sent back to applicant, Application Status: Change Requested</w:t>
      </w:r>
    </w:p>
    <w:p w14:paraId="44313297" w14:textId="77777777" w:rsidR="00A033F9" w:rsidRDefault="00A033F9" w:rsidP="00A033F9"/>
    <w:p w14:paraId="2E6EAE70" w14:textId="77777777" w:rsidR="00A033F9" w:rsidRDefault="00A033F9" w:rsidP="00A033F9">
      <w:r>
        <w:rPr>
          <w:sz w:val="20"/>
          <w:szCs w:val="20"/>
        </w:rPr>
        <w:t>Upon resubmission:</w:t>
      </w:r>
    </w:p>
    <w:p w14:paraId="6726C185" w14:textId="77777777" w:rsidR="00A033F9" w:rsidRDefault="00A033F9" w:rsidP="00A033F9">
      <w:r>
        <w:rPr>
          <w:sz w:val="20"/>
          <w:szCs w:val="20"/>
        </w:rPr>
        <w:t>Application Status: Under Review</w:t>
      </w:r>
    </w:p>
    <w:p w14:paraId="54DB0C6B" w14:textId="77777777" w:rsidR="00A033F9" w:rsidRDefault="00A033F9" w:rsidP="00A033F9">
      <w:r>
        <w:rPr>
          <w:sz w:val="20"/>
          <w:szCs w:val="20"/>
        </w:rPr>
        <w:t>- unaffected approvals from earlier submission remain Approved</w:t>
      </w:r>
    </w:p>
    <w:p w14:paraId="55DFF323" w14:textId="77777777" w:rsidR="00A033F9" w:rsidRDefault="00A033F9" w:rsidP="00A033F9">
      <w:r>
        <w:rPr>
          <w:sz w:val="20"/>
          <w:szCs w:val="20"/>
        </w:rPr>
        <w:t>- affected/incomplete approval return to Pending Approval</w:t>
      </w:r>
    </w:p>
  </w:comment>
  <w:comment w:id="154" w:author="William NG (SENTOSA)" w:date="2026-06-16T09:10:00Z" w:initials="WN">
    <w:p w14:paraId="54E20290" w14:textId="77777777" w:rsidR="00732B28" w:rsidRDefault="00732B28" w:rsidP="00732B28">
      <w:pPr>
        <w:pStyle w:val="CommentText"/>
      </w:pPr>
      <w:r>
        <w:rPr>
          <w:rStyle w:val="CommentReference"/>
        </w:rPr>
        <w:annotationRef/>
      </w:r>
      <w:r>
        <w:t>This automated routing will be based on the system configuration of either individual approver or approval group to the fields right?</w:t>
      </w:r>
    </w:p>
  </w:comment>
  <w:comment w:id="155" w:author="Shin Feng WONG" w:date="2026-06-18T17:29:00Z" w:initials="SFW">
    <w:p w14:paraId="4CAAB0C7" w14:textId="77777777" w:rsidR="00BB111A" w:rsidRDefault="00BB111A" w:rsidP="00BB111A">
      <w:r>
        <w:rPr>
          <w:rStyle w:val="CommentReference"/>
        </w:rPr>
        <w:annotationRef/>
      </w:r>
      <w:r>
        <w:rPr>
          <w:sz w:val="20"/>
          <w:szCs w:val="20"/>
        </w:rPr>
        <w:t>Yes</w:t>
      </w:r>
    </w:p>
  </w:comment>
  <w:comment w:id="163" w:author="William NG (SENTOSA)" w:date="2026-06-16T09:11:00Z" w:initials="WN">
    <w:p w14:paraId="083125C7" w14:textId="77777777" w:rsidR="00CC19DA" w:rsidRDefault="00CC19DA" w:rsidP="00CC19DA">
      <w:pPr>
        <w:pStyle w:val="CommentText"/>
      </w:pPr>
      <w:r>
        <w:rPr>
          <w:rStyle w:val="CommentReference"/>
        </w:rPr>
        <w:annotationRef/>
      </w:r>
      <w:r>
        <w:t>Will there be any system triggered reminder to the user/applicant prior to the expiration of the NOP?</w:t>
      </w:r>
    </w:p>
  </w:comment>
  <w:comment w:id="164" w:author="Shin Feng WONG" w:date="2026-06-18T17:30:00Z" w:initials="SFW">
    <w:p w14:paraId="116783C5" w14:textId="77777777" w:rsidR="006A73E2" w:rsidRDefault="006A73E2" w:rsidP="006A73E2">
      <w:r>
        <w:rPr>
          <w:rStyle w:val="CommentReference"/>
        </w:rPr>
        <w:annotationRef/>
      </w:r>
      <w:r>
        <w:rPr>
          <w:sz w:val="20"/>
          <w:szCs w:val="20"/>
        </w:rPr>
        <w:t>Yes</w:t>
      </w:r>
    </w:p>
  </w:comment>
  <w:comment w:id="168" w:author="Alvin TAN (SENTOSA)" w:date="2026-07-23T09:24:00Z" w:initials="AT">
    <w:p w14:paraId="176F8163" w14:textId="77777777" w:rsidR="006F1ABF" w:rsidRDefault="006F1ABF" w:rsidP="006F1ABF">
      <w:pPr>
        <w:pStyle w:val="CommentText"/>
      </w:pPr>
      <w:r>
        <w:rPr>
          <w:rStyle w:val="CommentReference"/>
        </w:rPr>
        <w:annotationRef/>
      </w:r>
      <w:r>
        <w:t>Double confirm that it’s one month from the end date and not one month from the date of extension.</w:t>
      </w:r>
    </w:p>
  </w:comment>
  <w:comment w:id="169" w:author="Shin Feng WONG" w:date="2026-08-06T17:51:00Z" w:initials="SFW">
    <w:p w14:paraId="6C29911C" w14:textId="77777777" w:rsidR="00CE3880" w:rsidRDefault="00CE3880" w:rsidP="00CE3880">
      <w:r>
        <w:rPr>
          <w:rStyle w:val="CommentReference"/>
        </w:rPr>
        <w:annotationRef/>
      </w:r>
      <w:r>
        <w:rPr>
          <w:sz w:val="20"/>
          <w:szCs w:val="20"/>
        </w:rPr>
        <w:t>One month from last valid working day</w:t>
      </w:r>
    </w:p>
  </w:comment>
  <w:comment w:id="186" w:author="Alvin TAN (SENTOSA)" w:date="2026-07-23T09:30:00Z" w:initials="AT">
    <w:p w14:paraId="06F3217A" w14:textId="77777777" w:rsidR="0009349C" w:rsidRDefault="0009349C" w:rsidP="0009349C">
      <w:pPr>
        <w:pStyle w:val="CommentText"/>
      </w:pPr>
      <w:r>
        <w:rPr>
          <w:rStyle w:val="CommentReference"/>
        </w:rPr>
        <w:annotationRef/>
      </w:r>
      <w:r>
        <w:t xml:space="preserve">Able to share what’s the steps to do this? i.e. Sys admin goes in and select the dates one by one? </w:t>
      </w:r>
    </w:p>
    <w:p w14:paraId="3858041C" w14:textId="77777777" w:rsidR="0009349C" w:rsidRDefault="0009349C" w:rsidP="0009349C">
      <w:pPr>
        <w:pStyle w:val="CommentText"/>
      </w:pPr>
    </w:p>
    <w:p w14:paraId="4D9C6C03" w14:textId="77777777" w:rsidR="0009349C" w:rsidRDefault="0009349C" w:rsidP="0009349C">
      <w:pPr>
        <w:pStyle w:val="CommentText"/>
      </w:pPr>
      <w:r>
        <w:t>Internal to SDC, is there a generic blackout dates for all weekends? If yes, are we expecting sys admin to key in / select one by one?</w:t>
      </w:r>
    </w:p>
  </w:comment>
  <w:comment w:id="187" w:author="Shin Feng WONG" w:date="2026-08-06T17:51:00Z" w:initials="SFW">
    <w:p w14:paraId="09DD2A2D" w14:textId="77777777" w:rsidR="00BE5BF8" w:rsidRDefault="00BE5BF8" w:rsidP="00BE5BF8">
      <w:r>
        <w:rPr>
          <w:rStyle w:val="CommentReference"/>
        </w:rPr>
        <w:annotationRef/>
      </w:r>
      <w:r>
        <w:rPr>
          <w:sz w:val="20"/>
          <w:szCs w:val="20"/>
        </w:rPr>
        <w:t>Weekends and public holidays will be included automatically as island-wide blackout dates</w:t>
      </w:r>
    </w:p>
  </w:comment>
  <w:comment w:id="188" w:author="William NG (SENTOSA)" w:date="2026-06-16T09:16:00Z" w:initials="WN">
    <w:p w14:paraId="720176D8" w14:textId="77777777" w:rsidR="007C55DE" w:rsidRDefault="007C55DE" w:rsidP="007C55DE">
      <w:pPr>
        <w:pStyle w:val="CommentText"/>
      </w:pPr>
      <w:r>
        <w:rPr>
          <w:rStyle w:val="CommentReference"/>
        </w:rPr>
        <w:annotationRef/>
      </w:r>
      <w:r>
        <w:t>What happened if the NOP was approved prior to a new incoming event? When SDC plot in a new event, can the system generated a notification to all active NOP during the period of event?</w:t>
      </w:r>
    </w:p>
  </w:comment>
  <w:comment w:id="189" w:author="Shin Feng WONG" w:date="2026-06-18T17:37:00Z" w:initials="SFW">
    <w:p w14:paraId="7ECC3DC5" w14:textId="77777777" w:rsidR="00E753FF" w:rsidRDefault="00E753FF" w:rsidP="00E753FF">
      <w:r>
        <w:rPr>
          <w:rStyle w:val="CommentReference"/>
        </w:rPr>
        <w:annotationRef/>
      </w:r>
      <w:r>
        <w:rPr>
          <w:sz w:val="20"/>
          <w:szCs w:val="20"/>
        </w:rPr>
        <w:t>Refer to table of notifications in Section 7.1</w:t>
      </w:r>
    </w:p>
  </w:comment>
  <w:comment w:id="198" w:author="Alvin TAN (SENTOSA)" w:date="2026-07-23T09:32:00Z" w:initials="AT">
    <w:p w14:paraId="3ED04C20" w14:textId="77777777" w:rsidR="00F44D49" w:rsidRDefault="0009349C" w:rsidP="00F44D49">
      <w:pPr>
        <w:pStyle w:val="CommentText"/>
      </w:pPr>
      <w:r>
        <w:rPr>
          <w:rStyle w:val="CommentReference"/>
        </w:rPr>
        <w:annotationRef/>
      </w:r>
      <w:r w:rsidR="00F44D49">
        <w:t xml:space="preserve">Is there a consolidated number within the NOP module, akin to a counter of a dashboard that shows the qty of overdues? </w:t>
      </w:r>
    </w:p>
  </w:comment>
  <w:comment w:id="199" w:author="Shin Feng WONG" w:date="2026-08-06T17:56:00Z" w:initials="SFW">
    <w:p w14:paraId="236268F2" w14:textId="77777777" w:rsidR="00825476" w:rsidRDefault="00825476" w:rsidP="00825476">
      <w:r>
        <w:rPr>
          <w:rStyle w:val="CommentReference"/>
        </w:rPr>
        <w:annotationRef/>
      </w:r>
      <w:r>
        <w:rPr>
          <w:sz w:val="20"/>
          <w:szCs w:val="20"/>
        </w:rPr>
        <w:t>Will have a consolidated overdue count, automated reminder (under Notification config) and access to the affected NOP records for follow up (Overdue Document Monitoring)</w:t>
      </w:r>
    </w:p>
  </w:comment>
  <w:comment w:id="208" w:author="Alvin TAN (SENTOSA)" w:date="2026-07-22T12:04:00Z" w:initials="AT">
    <w:p w14:paraId="29860D25" w14:textId="77777777" w:rsidR="00873FD0" w:rsidRDefault="00873FD0" w:rsidP="00873FD0">
      <w:pPr>
        <w:pStyle w:val="CommentText"/>
      </w:pPr>
      <w:r>
        <w:rPr>
          <w:rStyle w:val="CommentReference"/>
        </w:rPr>
        <w:annotationRef/>
      </w:r>
      <w:r>
        <w:t xml:space="preserve">How will this Liaison Officer be notified? Via email? Via CMS? </w:t>
      </w:r>
    </w:p>
    <w:p w14:paraId="16B2FC0B" w14:textId="77777777" w:rsidR="00873FD0" w:rsidRDefault="00873FD0" w:rsidP="00873FD0">
      <w:pPr>
        <w:pStyle w:val="CommentText"/>
      </w:pPr>
    </w:p>
    <w:p w14:paraId="6071F117" w14:textId="77777777" w:rsidR="00873FD0" w:rsidRPr="008161E9" w:rsidRDefault="00873FD0" w:rsidP="00873FD0">
      <w:pPr>
        <w:pStyle w:val="CommentText"/>
        <w:rPr>
          <w:lang w:val="en-US"/>
        </w:rPr>
      </w:pPr>
      <w:r>
        <w:t>Based on Section 4.2.3, it’s a free text and no means to cross-check.. LO does not have a CMS account right?</w:t>
      </w:r>
    </w:p>
  </w:comment>
  <w:comment w:id="209" w:author="Shin Feng WONG" w:date="2026-08-06T18:13:00Z" w:initials="SFW">
    <w:p w14:paraId="54AE0A54" w14:textId="77777777" w:rsidR="009D3BB2" w:rsidRDefault="009D3BB2" w:rsidP="009D3BB2">
      <w:r>
        <w:rPr>
          <w:rStyle w:val="CommentReference"/>
        </w:rPr>
        <w:annotationRef/>
      </w:r>
      <w:r>
        <w:rPr>
          <w:sz w:val="20"/>
          <w:szCs w:val="20"/>
        </w:rPr>
        <w:t>Will need confirmation if LO requires CMS account.</w:t>
      </w:r>
    </w:p>
  </w:comment>
  <w:comment w:id="262" w:author="William NG (SENTOSA)" w:date="2026-06-16T09:18:00Z" w:initials="WN">
    <w:p w14:paraId="39CFF60E" w14:textId="77777777" w:rsidR="00CC4960" w:rsidRDefault="00CC4960" w:rsidP="00CC4960">
      <w:pPr>
        <w:pStyle w:val="CommentText"/>
      </w:pPr>
      <w:r>
        <w:rPr>
          <w:rStyle w:val="CommentReference"/>
        </w:rPr>
        <w:annotationRef/>
      </w:r>
      <w:r>
        <w:t>Do we track the email read status to the recipients?</w:t>
      </w:r>
    </w:p>
  </w:comment>
  <w:comment w:id="263" w:author="Shin Feng WONG" w:date="2026-06-18T17:39:00Z" w:initials="SFW">
    <w:p w14:paraId="061A8FEF" w14:textId="77777777" w:rsidR="007A167F" w:rsidRDefault="007A167F" w:rsidP="007A167F">
      <w:r>
        <w:rPr>
          <w:rStyle w:val="CommentReference"/>
        </w:rPr>
        <w:annotationRef/>
      </w:r>
      <w:r>
        <w:rPr>
          <w:sz w:val="20"/>
          <w:szCs w:val="20"/>
        </w:rPr>
        <w:t>Not possible due to email server limitations</w:t>
      </w:r>
    </w:p>
  </w:comment>
  <w:comment w:id="264" w:author="William NG (SENTOSA)" w:date="2026-07-01T14:58:00Z" w:initials="WN">
    <w:p w14:paraId="0D4C8868" w14:textId="77777777" w:rsidR="003B014D" w:rsidRDefault="003B014D" w:rsidP="003B014D">
      <w:pPr>
        <w:pStyle w:val="CommentText"/>
      </w:pPr>
      <w:r>
        <w:rPr>
          <w:rStyle w:val="CommentReference"/>
        </w:rPr>
        <w:annotationRef/>
      </w:r>
      <w:r>
        <w:t>When triggering the distribution list, do we have any trackers like read receipt that are being configured in the distribution?</w:t>
      </w:r>
    </w:p>
  </w:comment>
  <w:comment w:id="265" w:author="Shin Feng WONG" w:date="2026-07-20T19:10:00Z" w:initials="SFW">
    <w:p w14:paraId="28C7A82F" w14:textId="77777777" w:rsidR="005244EB" w:rsidRDefault="005244EB" w:rsidP="005244EB">
      <w:r>
        <w:rPr>
          <w:rStyle w:val="CommentReference"/>
        </w:rPr>
        <w:annotationRef/>
      </w:r>
      <w:r>
        <w:rPr>
          <w:sz w:val="20"/>
          <w:szCs w:val="20"/>
        </w:rPr>
        <w:t>Email dispatch can be tracked, but read receipts depend on each recipient’s email client and settings and may not be reliably 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EA2B2DD" w15:done="0"/>
  <w15:commentEx w15:paraId="44EFE98C" w15:paraIdParent="7EA2B2DD" w15:done="0"/>
  <w15:commentEx w15:paraId="1951A3E2" w15:done="1"/>
  <w15:commentEx w15:paraId="1114B0EA" w15:paraIdParent="1951A3E2" w15:done="1"/>
  <w15:commentEx w15:paraId="593A422C" w15:done="0"/>
  <w15:commentEx w15:paraId="392E7BB7" w15:paraIdParent="593A422C" w15:done="0"/>
  <w15:commentEx w15:paraId="23DD5128" w15:done="0"/>
  <w15:commentEx w15:paraId="35009F1D" w15:paraIdParent="23DD5128" w15:done="0"/>
  <w15:commentEx w15:paraId="3D3D522C" w15:done="0"/>
  <w15:commentEx w15:paraId="6F5C55B0" w15:paraIdParent="3D3D522C" w15:done="0"/>
  <w15:commentEx w15:paraId="129E8ED8" w15:paraIdParent="3D3D522C" w15:done="0"/>
  <w15:commentEx w15:paraId="3F3333C8" w15:done="0"/>
  <w15:commentEx w15:paraId="33F3B82F" w15:paraIdParent="3F3333C8" w15:done="0"/>
  <w15:commentEx w15:paraId="69207A04" w15:paraIdParent="3F3333C8" w15:done="0"/>
  <w15:commentEx w15:paraId="5A28AFEA" w15:paraIdParent="3F3333C8" w15:done="0"/>
  <w15:commentEx w15:paraId="54506408" w15:paraIdParent="3F3333C8" w15:done="0"/>
  <w15:commentEx w15:paraId="2CEC3107" w15:done="0"/>
  <w15:commentEx w15:paraId="1A55C96A" w15:paraIdParent="2CEC3107" w15:done="0"/>
  <w15:commentEx w15:paraId="3B9B93DA" w15:done="0"/>
  <w15:commentEx w15:paraId="58023AE4" w15:done="0"/>
  <w15:commentEx w15:paraId="40CF17F7" w15:paraIdParent="58023AE4" w15:done="0"/>
  <w15:commentEx w15:paraId="699000FB" w15:done="1"/>
  <w15:commentEx w15:paraId="154537A3" w15:paraIdParent="699000FB" w15:done="1"/>
  <w15:commentEx w15:paraId="699B1642" w15:done="0"/>
  <w15:commentEx w15:paraId="601F321D" w15:paraIdParent="699B1642" w15:done="0"/>
  <w15:commentEx w15:paraId="4513BB60" w15:done="1"/>
  <w15:commentEx w15:paraId="161DEEC1" w15:paraIdParent="4513BB60" w15:done="1"/>
  <w15:commentEx w15:paraId="6A90A5DC" w15:done="1"/>
  <w15:commentEx w15:paraId="17C0547E" w15:paraIdParent="6A90A5DC" w15:done="1"/>
  <w15:commentEx w15:paraId="27DCAFDA" w15:paraIdParent="6A90A5DC" w15:done="1"/>
  <w15:commentEx w15:paraId="6BFBE1C3" w15:paraIdParent="6A90A5DC" w15:done="1"/>
  <w15:commentEx w15:paraId="42A636E8" w15:done="0"/>
  <w15:commentEx w15:paraId="50C88CB6" w15:paraIdParent="42A636E8" w15:done="0"/>
  <w15:commentEx w15:paraId="202209A3" w15:done="0"/>
  <w15:commentEx w15:paraId="40DF179E" w15:paraIdParent="202209A3" w15:done="0"/>
  <w15:commentEx w15:paraId="15D060A4" w15:paraIdParent="202209A3" w15:done="0"/>
  <w15:commentEx w15:paraId="3300938A" w15:paraIdParent="202209A3" w15:done="0"/>
  <w15:commentEx w15:paraId="3A1F68A5" w15:done="1"/>
  <w15:commentEx w15:paraId="1F32CEBD" w15:paraIdParent="3A1F68A5" w15:done="1"/>
  <w15:commentEx w15:paraId="4FB9D256" w15:paraIdParent="3A1F68A5" w15:done="1"/>
  <w15:commentEx w15:paraId="1BAA691F" w15:paraIdParent="3A1F68A5" w15:done="1"/>
  <w15:commentEx w15:paraId="2E45F021" w15:done="0"/>
  <w15:commentEx w15:paraId="4C19ED4A" w15:paraIdParent="2E45F021" w15:done="0"/>
  <w15:commentEx w15:paraId="5CE8927A" w15:done="1"/>
  <w15:commentEx w15:paraId="691C0181" w15:paraIdParent="5CE8927A" w15:done="1"/>
  <w15:commentEx w15:paraId="3D3C4594" w15:paraIdParent="5CE8927A" w15:done="1"/>
  <w15:commentEx w15:paraId="343AD001" w15:paraIdParent="5CE8927A" w15:done="1"/>
  <w15:commentEx w15:paraId="04A09E1E" w15:done="1"/>
  <w15:commentEx w15:paraId="7FD6FF99" w15:paraIdParent="04A09E1E" w15:done="1"/>
  <w15:commentEx w15:paraId="308F0224" w15:done="0"/>
  <w15:commentEx w15:paraId="55DFF323" w15:paraIdParent="308F0224" w15:done="0"/>
  <w15:commentEx w15:paraId="54E20290" w15:done="1"/>
  <w15:commentEx w15:paraId="4CAAB0C7" w15:paraIdParent="54E20290" w15:done="1"/>
  <w15:commentEx w15:paraId="083125C7" w15:done="1"/>
  <w15:commentEx w15:paraId="116783C5" w15:paraIdParent="083125C7" w15:done="1"/>
  <w15:commentEx w15:paraId="176F8163" w15:done="0"/>
  <w15:commentEx w15:paraId="6C29911C" w15:paraIdParent="176F8163" w15:done="0"/>
  <w15:commentEx w15:paraId="4D9C6C03" w15:done="0"/>
  <w15:commentEx w15:paraId="09DD2A2D" w15:paraIdParent="4D9C6C03" w15:done="0"/>
  <w15:commentEx w15:paraId="720176D8" w15:done="1"/>
  <w15:commentEx w15:paraId="7ECC3DC5" w15:paraIdParent="720176D8" w15:done="1"/>
  <w15:commentEx w15:paraId="3ED04C20" w15:done="0"/>
  <w15:commentEx w15:paraId="236268F2" w15:paraIdParent="3ED04C20" w15:done="0"/>
  <w15:commentEx w15:paraId="6071F117" w15:done="0"/>
  <w15:commentEx w15:paraId="54AE0A54" w15:paraIdParent="6071F117" w15:done="0"/>
  <w15:commentEx w15:paraId="39CFF60E" w15:done="1"/>
  <w15:commentEx w15:paraId="061A8FEF" w15:paraIdParent="39CFF60E" w15:done="1"/>
  <w15:commentEx w15:paraId="0D4C8868" w15:paraIdParent="39CFF60E" w15:done="1"/>
  <w15:commentEx w15:paraId="28C7A82F" w15:paraIdParent="39CFF60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F89F3C3" w16cex:dateUtc="2026-07-23T01:39:00Z"/>
  <w16cex:commentExtensible w16cex:durableId="0A2F0697" w16cex:dateUtc="2026-08-06T10:14:00Z"/>
  <w16cex:commentExtensible w16cex:durableId="1E23BB48" w16cex:dateUtc="2026-06-16T00:44:00Z"/>
  <w16cex:commentExtensible w16cex:durableId="24F4C3FF" w16cex:dateUtc="2026-06-18T08:16:00Z"/>
  <w16cex:commentExtensible w16cex:durableId="7AEE1B77" w16cex:dateUtc="2026-07-22T03:42:00Z"/>
  <w16cex:commentExtensible w16cex:durableId="4651F91D" w16cex:dateUtc="2026-08-06T08:55:00Z"/>
  <w16cex:commentExtensible w16cex:durableId="45EAC579" w16cex:dateUtc="2026-07-23T01:17:00Z"/>
  <w16cex:commentExtensible w16cex:durableId="0C143124" w16cex:dateUtc="2026-08-06T09:25:00Z"/>
  <w16cex:commentExtensible w16cex:durableId="65CD10DD" w16cex:dateUtc="2026-06-16T00:50:00Z"/>
  <w16cex:commentExtensible w16cex:durableId="0484A1A0" w16cex:dateUtc="2026-06-18T08:24:00Z"/>
  <w16cex:commentExtensible w16cex:durableId="2069A54B" w16cex:dateUtc="2026-07-01T06:50:00Z"/>
  <w16cex:commentExtensible w16cex:durableId="22633F8E" w16cex:dateUtc="2026-06-16T00:51:00Z"/>
  <w16cex:commentExtensible w16cex:durableId="719BF3C5" w16cex:dateUtc="2026-06-18T08:26:00Z"/>
  <w16cex:commentExtensible w16cex:durableId="6EE54B18" w16cex:dateUtc="2026-07-01T06:51:00Z"/>
  <w16cex:commentExtensible w16cex:durableId="31031CB8" w16cex:dateUtc="2026-07-20T11:14:00Z"/>
  <w16cex:commentExtensible w16cex:durableId="65EA86DB" w16cex:dateUtc="2026-07-22T03:50:00Z"/>
  <w16cex:commentExtensible w16cex:durableId="76822451" w16cex:dateUtc="2026-06-16T00:51:00Z"/>
  <w16cex:commentExtensible w16cex:durableId="45FF7064" w16cex:dateUtc="2026-06-18T08:41:00Z"/>
  <w16cex:commentExtensible w16cex:durableId="76EFB183" w16cex:dateUtc="2026-07-22T03:52:00Z"/>
  <w16cex:commentExtensible w16cex:durableId="106ADD41" w16cex:dateUtc="2026-07-22T03:53:00Z"/>
  <w16cex:commentExtensible w16cex:durableId="0086E988" w16cex:dateUtc="2026-08-06T10:16:00Z"/>
  <w16cex:commentExtensible w16cex:durableId="5D9BF264" w16cex:dateUtc="2026-06-16T00:54:00Z"/>
  <w16cex:commentExtensible w16cex:durableId="20EE4726" w16cex:dateUtc="2026-06-18T08:53:00Z"/>
  <w16cex:commentExtensible w16cex:durableId="0EC7E2E0" w16cex:dateUtc="2026-06-16T00:54:00Z"/>
  <w16cex:commentExtensible w16cex:durableId="6FDA765C" w16cex:dateUtc="2026-06-18T09:25:00Z"/>
  <w16cex:commentExtensible w16cex:durableId="50BDDB7D" w16cex:dateUtc="2026-06-16T00:56:00Z"/>
  <w16cex:commentExtensible w16cex:durableId="6B115168" w16cex:dateUtc="2026-06-18T09:16:00Z"/>
  <w16cex:commentExtensible w16cex:durableId="346D3D84" w16cex:dateUtc="2026-06-16T00:56:00Z"/>
  <w16cex:commentExtensible w16cex:durableId="7327B680" w16cex:dateUtc="2026-06-18T09:16:00Z"/>
  <w16cex:commentExtensible w16cex:durableId="5CC1011E" w16cex:dateUtc="2026-07-01T06:52:00Z"/>
  <w16cex:commentExtensible w16cex:durableId="23E58D48" w16cex:dateUtc="2026-07-20T11:13:00Z"/>
  <w16cex:commentExtensible w16cex:durableId="5CE6CDE0" w16cex:dateUtc="2026-07-22T07:54:00Z"/>
  <w16cex:commentExtensible w16cex:durableId="69B09ADB" w16cex:dateUtc="2026-08-06T10:18:00Z"/>
  <w16cex:commentExtensible w16cex:durableId="4F3D6319" w16cex:dateUtc="2026-06-16T01:04:00Z"/>
  <w16cex:commentExtensible w16cex:durableId="0ABF6D4B" w16cex:dateUtc="2026-06-18T09:21:00Z"/>
  <w16cex:commentExtensible w16cex:durableId="0C844809" w16cex:dateUtc="2026-07-22T07:52:00Z"/>
  <w16cex:commentExtensible w16cex:durableId="1E24D46B" w16cex:dateUtc="2026-08-06T10:16:00Z"/>
  <w16cex:commentExtensible w16cex:durableId="577B96E3" w16cex:dateUtc="2026-06-16T01:05:00Z"/>
  <w16cex:commentExtensible w16cex:durableId="6C00FD46" w16cex:dateUtc="2026-06-18T09:23:00Z"/>
  <w16cex:commentExtensible w16cex:durableId="631E3EBD" w16cex:dateUtc="2026-07-01T06:54:00Z"/>
  <w16cex:commentExtensible w16cex:durableId="70B846DE" w16cex:dateUtc="2026-07-20T11:13:00Z"/>
  <w16cex:commentExtensible w16cex:durableId="7F2EA274" w16cex:dateUtc="2026-07-22T07:59:00Z"/>
  <w16cex:commentExtensible w16cex:durableId="1E462FB7" w16cex:dateUtc="2026-08-06T09:46:00Z"/>
  <w16cex:commentExtensible w16cex:durableId="1F926922" w16cex:dateUtc="2026-06-16T01:09:00Z"/>
  <w16cex:commentExtensible w16cex:durableId="64EC574A" w16cex:dateUtc="2026-06-18T09:26:00Z"/>
  <w16cex:commentExtensible w16cex:durableId="3D101CFB" w16cex:dateUtc="2026-07-01T06:55:00Z"/>
  <w16cex:commentExtensible w16cex:durableId="2C85844D" w16cex:dateUtc="2026-07-20T11:11:00Z"/>
  <w16cex:commentExtensible w16cex:durableId="498C20EA" w16cex:dateUtc="2026-06-16T01:09:00Z"/>
  <w16cex:commentExtensible w16cex:durableId="7F51AE33" w16cex:dateUtc="2026-06-18T09:27:00Z"/>
  <w16cex:commentExtensible w16cex:durableId="42DFFAC6" w16cex:dateUtc="2026-07-22T03:40:00Z"/>
  <w16cex:commentExtensible w16cex:durableId="38065C9F" w16cex:dateUtc="2026-08-06T09:22:00Z"/>
  <w16cex:commentExtensible w16cex:durableId="4ECDB7FE" w16cex:dateUtc="2026-06-16T01:10:00Z"/>
  <w16cex:commentExtensible w16cex:durableId="25E17C4C" w16cex:dateUtc="2026-06-18T09:29:00Z"/>
  <w16cex:commentExtensible w16cex:durableId="37E66AC8" w16cex:dateUtc="2026-06-16T01:11:00Z"/>
  <w16cex:commentExtensible w16cex:durableId="0FA63657" w16cex:dateUtc="2026-06-18T09:30:00Z"/>
  <w16cex:commentExtensible w16cex:durableId="6F6EEC75" w16cex:dateUtc="2026-07-23T01:24:00Z"/>
  <w16cex:commentExtensible w16cex:durableId="2A25CC9F" w16cex:dateUtc="2026-08-06T09:51:00Z"/>
  <w16cex:commentExtensible w16cex:durableId="534D0BA3" w16cex:dateUtc="2026-07-23T01:30:00Z"/>
  <w16cex:commentExtensible w16cex:durableId="0A1F1267" w16cex:dateUtc="2026-08-06T09:51:00Z"/>
  <w16cex:commentExtensible w16cex:durableId="61C73024" w16cex:dateUtc="2026-06-16T01:16:00Z"/>
  <w16cex:commentExtensible w16cex:durableId="5223238A" w16cex:dateUtc="2026-06-18T09:37:00Z"/>
  <w16cex:commentExtensible w16cex:durableId="232DADD3" w16cex:dateUtc="2026-07-23T01:32:00Z"/>
  <w16cex:commentExtensible w16cex:durableId="10A050F9" w16cex:dateUtc="2026-08-06T09:56:00Z"/>
  <w16cex:commentExtensible w16cex:durableId="370649E3" w16cex:dateUtc="2026-07-22T04:04:00Z"/>
  <w16cex:commentExtensible w16cex:durableId="33D9068C" w16cex:dateUtc="2026-08-06T10:13:00Z"/>
  <w16cex:commentExtensible w16cex:durableId="15BBF6A7" w16cex:dateUtc="2026-06-16T01:18:00Z"/>
  <w16cex:commentExtensible w16cex:durableId="762460C3" w16cex:dateUtc="2026-06-18T09:39:00Z"/>
  <w16cex:commentExtensible w16cex:durableId="7B0C1255" w16cex:dateUtc="2026-07-01T06:58:00Z"/>
  <w16cex:commentExtensible w16cex:durableId="0C1F26B8" w16cex:dateUtc="2026-07-20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EA2B2DD" w16cid:durableId="4F89F3C3"/>
  <w16cid:commentId w16cid:paraId="44EFE98C" w16cid:durableId="0A2F0697"/>
  <w16cid:commentId w16cid:paraId="1951A3E2" w16cid:durableId="1E23BB48"/>
  <w16cid:commentId w16cid:paraId="1114B0EA" w16cid:durableId="24F4C3FF"/>
  <w16cid:commentId w16cid:paraId="593A422C" w16cid:durableId="7AEE1B77"/>
  <w16cid:commentId w16cid:paraId="392E7BB7" w16cid:durableId="4651F91D"/>
  <w16cid:commentId w16cid:paraId="23DD5128" w16cid:durableId="45EAC579"/>
  <w16cid:commentId w16cid:paraId="35009F1D" w16cid:durableId="0C143124"/>
  <w16cid:commentId w16cid:paraId="3D3D522C" w16cid:durableId="65CD10DD"/>
  <w16cid:commentId w16cid:paraId="6F5C55B0" w16cid:durableId="0484A1A0"/>
  <w16cid:commentId w16cid:paraId="129E8ED8" w16cid:durableId="2069A54B"/>
  <w16cid:commentId w16cid:paraId="3F3333C8" w16cid:durableId="22633F8E"/>
  <w16cid:commentId w16cid:paraId="33F3B82F" w16cid:durableId="719BF3C5"/>
  <w16cid:commentId w16cid:paraId="69207A04" w16cid:durableId="6EE54B18"/>
  <w16cid:commentId w16cid:paraId="5A28AFEA" w16cid:durableId="31031CB8"/>
  <w16cid:commentId w16cid:paraId="54506408" w16cid:durableId="65EA86DB"/>
  <w16cid:commentId w16cid:paraId="2CEC3107" w16cid:durableId="76822451"/>
  <w16cid:commentId w16cid:paraId="1A55C96A" w16cid:durableId="45FF7064"/>
  <w16cid:commentId w16cid:paraId="3B9B93DA" w16cid:durableId="76EFB183"/>
  <w16cid:commentId w16cid:paraId="58023AE4" w16cid:durableId="106ADD41"/>
  <w16cid:commentId w16cid:paraId="40CF17F7" w16cid:durableId="0086E988"/>
  <w16cid:commentId w16cid:paraId="699000FB" w16cid:durableId="5D9BF264"/>
  <w16cid:commentId w16cid:paraId="154537A3" w16cid:durableId="20EE4726"/>
  <w16cid:commentId w16cid:paraId="699B1642" w16cid:durableId="0EC7E2E0"/>
  <w16cid:commentId w16cid:paraId="601F321D" w16cid:durableId="6FDA765C"/>
  <w16cid:commentId w16cid:paraId="4513BB60" w16cid:durableId="50BDDB7D"/>
  <w16cid:commentId w16cid:paraId="161DEEC1" w16cid:durableId="6B115168"/>
  <w16cid:commentId w16cid:paraId="6A90A5DC" w16cid:durableId="346D3D84"/>
  <w16cid:commentId w16cid:paraId="17C0547E" w16cid:durableId="7327B680"/>
  <w16cid:commentId w16cid:paraId="27DCAFDA" w16cid:durableId="5CC1011E"/>
  <w16cid:commentId w16cid:paraId="6BFBE1C3" w16cid:durableId="23E58D48"/>
  <w16cid:commentId w16cid:paraId="42A636E8" w16cid:durableId="5CE6CDE0"/>
  <w16cid:commentId w16cid:paraId="50C88CB6" w16cid:durableId="69B09ADB"/>
  <w16cid:commentId w16cid:paraId="202209A3" w16cid:durableId="4F3D6319"/>
  <w16cid:commentId w16cid:paraId="40DF179E" w16cid:durableId="0ABF6D4B"/>
  <w16cid:commentId w16cid:paraId="15D060A4" w16cid:durableId="0C844809"/>
  <w16cid:commentId w16cid:paraId="3300938A" w16cid:durableId="1E24D46B"/>
  <w16cid:commentId w16cid:paraId="3A1F68A5" w16cid:durableId="577B96E3"/>
  <w16cid:commentId w16cid:paraId="1F32CEBD" w16cid:durableId="6C00FD46"/>
  <w16cid:commentId w16cid:paraId="4FB9D256" w16cid:durableId="631E3EBD"/>
  <w16cid:commentId w16cid:paraId="1BAA691F" w16cid:durableId="70B846DE"/>
  <w16cid:commentId w16cid:paraId="2E45F021" w16cid:durableId="7F2EA274"/>
  <w16cid:commentId w16cid:paraId="4C19ED4A" w16cid:durableId="1E462FB7"/>
  <w16cid:commentId w16cid:paraId="5CE8927A" w16cid:durableId="1F926922"/>
  <w16cid:commentId w16cid:paraId="691C0181" w16cid:durableId="64EC574A"/>
  <w16cid:commentId w16cid:paraId="3D3C4594" w16cid:durableId="3D101CFB"/>
  <w16cid:commentId w16cid:paraId="343AD001" w16cid:durableId="2C85844D"/>
  <w16cid:commentId w16cid:paraId="04A09E1E" w16cid:durableId="498C20EA"/>
  <w16cid:commentId w16cid:paraId="7FD6FF99" w16cid:durableId="7F51AE33"/>
  <w16cid:commentId w16cid:paraId="308F0224" w16cid:durableId="42DFFAC6"/>
  <w16cid:commentId w16cid:paraId="55DFF323" w16cid:durableId="38065C9F"/>
  <w16cid:commentId w16cid:paraId="54E20290" w16cid:durableId="4ECDB7FE"/>
  <w16cid:commentId w16cid:paraId="4CAAB0C7" w16cid:durableId="25E17C4C"/>
  <w16cid:commentId w16cid:paraId="083125C7" w16cid:durableId="37E66AC8"/>
  <w16cid:commentId w16cid:paraId="116783C5" w16cid:durableId="0FA63657"/>
  <w16cid:commentId w16cid:paraId="176F8163" w16cid:durableId="6F6EEC75"/>
  <w16cid:commentId w16cid:paraId="6C29911C" w16cid:durableId="2A25CC9F"/>
  <w16cid:commentId w16cid:paraId="4D9C6C03" w16cid:durableId="534D0BA3"/>
  <w16cid:commentId w16cid:paraId="09DD2A2D" w16cid:durableId="0A1F1267"/>
  <w16cid:commentId w16cid:paraId="720176D8" w16cid:durableId="61C73024"/>
  <w16cid:commentId w16cid:paraId="7ECC3DC5" w16cid:durableId="5223238A"/>
  <w16cid:commentId w16cid:paraId="3ED04C20" w16cid:durableId="232DADD3"/>
  <w16cid:commentId w16cid:paraId="236268F2" w16cid:durableId="10A050F9"/>
  <w16cid:commentId w16cid:paraId="6071F117" w16cid:durableId="370649E3"/>
  <w16cid:commentId w16cid:paraId="54AE0A54" w16cid:durableId="33D9068C"/>
  <w16cid:commentId w16cid:paraId="39CFF60E" w16cid:durableId="15BBF6A7"/>
  <w16cid:commentId w16cid:paraId="061A8FEF" w16cid:durableId="762460C3"/>
  <w16cid:commentId w16cid:paraId="0D4C8868" w16cid:durableId="7B0C1255"/>
  <w16cid:commentId w16cid:paraId="28C7A82F" w16cid:durableId="0C1F26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46CCDE" w14:textId="77777777" w:rsidR="00A9403F" w:rsidRPr="00323C34" w:rsidRDefault="00A9403F" w:rsidP="005A2BB8">
      <w:pPr>
        <w:spacing w:before="0" w:after="0" w:line="240" w:lineRule="auto"/>
      </w:pPr>
      <w:r w:rsidRPr="00323C34">
        <w:separator/>
      </w:r>
    </w:p>
  </w:endnote>
  <w:endnote w:type="continuationSeparator" w:id="0">
    <w:p w14:paraId="414AEFD7" w14:textId="77777777" w:rsidR="00A9403F" w:rsidRPr="00323C34" w:rsidRDefault="00A9403F" w:rsidP="005A2BB8">
      <w:pPr>
        <w:spacing w:before="0" w:after="0" w:line="240" w:lineRule="auto"/>
      </w:pPr>
      <w:r w:rsidRPr="00323C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eue Haas Grotesk Text Pro">
    <w:panose1 w:val="020B0504020202020204"/>
    <w:charset w:val="4D"/>
    <w:family w:val="swiss"/>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97BAAB" w14:textId="2A620304" w:rsidR="005A2BB8" w:rsidRPr="00323C34" w:rsidRDefault="009F45ED" w:rsidP="009F45ED">
    <w:pPr>
      <w:pStyle w:val="Footer"/>
      <w:pBdr>
        <w:top w:val="single" w:sz="4" w:space="1" w:color="auto"/>
      </w:pBdr>
    </w:pPr>
    <w:r w:rsidRPr="00323C34">
      <w:t>Functional Requirement Document</w:t>
    </w:r>
    <w:r w:rsidRPr="00323C34">
      <w:tab/>
    </w:r>
    <w:r w:rsidRPr="00323C34">
      <w:tab/>
      <w:t xml:space="preserve">Page </w:t>
    </w:r>
    <w:r w:rsidRPr="00323C34">
      <w:fldChar w:fldCharType="begin"/>
    </w:r>
    <w:r w:rsidRPr="00323C34">
      <w:instrText xml:space="preserve"> PAGE  \* Arabic  \* MERGEFORMAT </w:instrText>
    </w:r>
    <w:r w:rsidRPr="00323C34">
      <w:fldChar w:fldCharType="separate"/>
    </w:r>
    <w:r w:rsidRPr="00323C34">
      <w:t>1</w:t>
    </w:r>
    <w:r w:rsidRPr="00323C34">
      <w:fldChar w:fldCharType="end"/>
    </w:r>
    <w:r w:rsidRPr="00323C34">
      <w:t xml:space="preserve"> o</w:t>
    </w:r>
    <w:r w:rsidR="00A0075A">
      <w:rPr>
        <w:rFonts w:hint="eastAsia"/>
      </w:rPr>
      <w:t>f</w:t>
    </w:r>
    <w:r w:rsidRPr="00323C34">
      <w:t xml:space="preserve"> </w:t>
    </w:r>
    <w:fldSimple w:instr=" NUMPAGES  \* Arabic  \* MERGEFORMAT ">
      <w:r w:rsidRPr="00323C34">
        <w:t>57</w:t>
      </w:r>
    </w:fldSimple>
  </w:p>
  <w:p w14:paraId="1A62B55D" w14:textId="2F726699" w:rsidR="00D215CB" w:rsidRPr="00323C34" w:rsidRDefault="004761C9">
    <w:pPr>
      <w:pStyle w:val="Footer"/>
    </w:pPr>
    <w:r>
      <w:t>No-Objection Permit</w:t>
    </w:r>
    <w:r w:rsidR="009F45ED" w:rsidRPr="00323C34">
      <w:t xml:space="preserve"> (</w:t>
    </w:r>
    <w:r>
      <w:t>NOP</w:t>
    </w:r>
    <w:r w:rsidR="009F45ED" w:rsidRPr="00323C34">
      <w:t>)</w:t>
    </w:r>
  </w:p>
  <w:p w14:paraId="356911F8" w14:textId="27AA3C7B" w:rsidR="0066573D" w:rsidRPr="00323C34" w:rsidRDefault="0066573D">
    <w:pPr>
      <w:pStyle w:val="Footer"/>
    </w:pPr>
  </w:p>
  <w:p w14:paraId="1F342F4A" w14:textId="57D464DC" w:rsidR="000640FF" w:rsidRPr="00323C34" w:rsidRDefault="00064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7582C8" w14:textId="77777777" w:rsidR="00A9403F" w:rsidRPr="00323C34" w:rsidRDefault="00A9403F" w:rsidP="005A2BB8">
      <w:pPr>
        <w:spacing w:before="0" w:after="0" w:line="240" w:lineRule="auto"/>
      </w:pPr>
      <w:r w:rsidRPr="00323C34">
        <w:separator/>
      </w:r>
    </w:p>
  </w:footnote>
  <w:footnote w:type="continuationSeparator" w:id="0">
    <w:p w14:paraId="5075BA85" w14:textId="77777777" w:rsidR="00A9403F" w:rsidRPr="00323C34" w:rsidRDefault="00A9403F" w:rsidP="005A2BB8">
      <w:pPr>
        <w:spacing w:before="0" w:after="0" w:line="240" w:lineRule="auto"/>
      </w:pPr>
      <w:r w:rsidRPr="00323C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843029" w14:textId="583E2703" w:rsidR="000640FF" w:rsidRPr="00323C34" w:rsidRDefault="00856214">
    <w:pPr>
      <w:pStyle w:val="Header"/>
    </w:pPr>
    <w:r w:rsidRPr="00323C34">
      <w:rPr>
        <w:noProof/>
      </w:rPr>
      <w:drawing>
        <wp:anchor distT="0" distB="0" distL="114300" distR="114300" simplePos="0" relativeHeight="251658240" behindDoc="1" locked="0" layoutInCell="1" allowOverlap="1" wp14:anchorId="5646FF5F" wp14:editId="3E8F7CD4">
          <wp:simplePos x="0" y="0"/>
          <wp:positionH relativeFrom="margin">
            <wp:posOffset>-333375</wp:posOffset>
          </wp:positionH>
          <wp:positionV relativeFrom="paragraph">
            <wp:posOffset>-246380</wp:posOffset>
          </wp:positionV>
          <wp:extent cx="1616075" cy="323215"/>
          <wp:effectExtent l="0" t="0" r="3175" b="635"/>
          <wp:wrapSquare wrapText="bothSides"/>
          <wp:docPr id="121180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4176" t="32136" r="18457" b="32344"/>
                  <a:stretch>
                    <a:fillRect/>
                  </a:stretch>
                </pic:blipFill>
                <pic:spPr bwMode="auto">
                  <a:xfrm>
                    <a:off x="0" y="0"/>
                    <a:ext cx="1616075" cy="323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016270B9" wp14:editId="58DBD21B">
          <wp:simplePos x="0" y="0"/>
          <wp:positionH relativeFrom="column">
            <wp:posOffset>4743450</wp:posOffset>
          </wp:positionH>
          <wp:positionV relativeFrom="paragraph">
            <wp:posOffset>-249555</wp:posOffset>
          </wp:positionV>
          <wp:extent cx="1604010" cy="420323"/>
          <wp:effectExtent l="0" t="0" r="0" b="0"/>
          <wp:wrapNone/>
          <wp:docPr id="48378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6631" name="Picture 1176146631"/>
                  <pic:cNvPicPr/>
                </pic:nvPicPr>
                <pic:blipFill rotWithShape="1">
                  <a:blip r:embed="rId2">
                    <a:extLst>
                      <a:ext uri="{28A0092B-C50C-407E-A947-70E740481C1C}">
                        <a14:useLocalDpi xmlns:a14="http://schemas.microsoft.com/office/drawing/2010/main" val="0"/>
                      </a:ext>
                    </a:extLst>
                  </a:blip>
                  <a:srcRect l="-61" t="38617" r="61" b="24670"/>
                  <a:stretch>
                    <a:fillRect/>
                  </a:stretch>
                </pic:blipFill>
                <pic:spPr bwMode="auto">
                  <a:xfrm>
                    <a:off x="0" y="0"/>
                    <a:ext cx="1604010" cy="420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45ED" w:rsidRPr="00323C34">
      <w:tab/>
    </w:r>
    <w:r w:rsidR="009F45ED" w:rsidRPr="00323C3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40E89342"/>
    <w:lvl w:ilvl="0">
      <w:start w:val="1"/>
      <w:numFmt w:val="lowerLetter"/>
      <w:lvlText w:val="%1."/>
      <w:lvlJc w:val="left"/>
      <w:pPr>
        <w:ind w:left="360" w:hanging="360"/>
      </w:pPr>
      <w:rPr>
        <w:rFonts w:hint="default"/>
      </w:rPr>
    </w:lvl>
  </w:abstractNum>
  <w:abstractNum w:abstractNumId="1" w15:restartNumberingAfterBreak="0">
    <w:nsid w:val="01490A50"/>
    <w:multiLevelType w:val="hybridMultilevel"/>
    <w:tmpl w:val="B312537E"/>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3016AE7"/>
    <w:multiLevelType w:val="hybridMultilevel"/>
    <w:tmpl w:val="F3A6ABF6"/>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5542452"/>
    <w:multiLevelType w:val="hybridMultilevel"/>
    <w:tmpl w:val="18FA8D72"/>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75E5964"/>
    <w:multiLevelType w:val="hybridMultilevel"/>
    <w:tmpl w:val="E6EEFD52"/>
    <w:lvl w:ilvl="0" w:tplc="9D2E7C0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7AA3656"/>
    <w:multiLevelType w:val="hybridMultilevel"/>
    <w:tmpl w:val="63B0AFCE"/>
    <w:lvl w:ilvl="0" w:tplc="48090019">
      <w:start w:val="1"/>
      <w:numFmt w:val="lowerLetter"/>
      <w:lvlText w:val="%1."/>
      <w:lvlJc w:val="left"/>
      <w:pPr>
        <w:ind w:left="1080" w:hanging="360"/>
      </w:p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0D175F18"/>
    <w:multiLevelType w:val="hybridMultilevel"/>
    <w:tmpl w:val="E4D44CD8"/>
    <w:lvl w:ilvl="0" w:tplc="48090019">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D442D82"/>
    <w:multiLevelType w:val="hybridMultilevel"/>
    <w:tmpl w:val="F75887BC"/>
    <w:lvl w:ilvl="0" w:tplc="FFFFFFFF">
      <w:start w:val="1"/>
      <w:numFmt w:val="lowerLetter"/>
      <w:lvlText w:val="%1."/>
      <w:lvlJc w:val="left"/>
      <w:pPr>
        <w:ind w:left="720" w:hanging="360"/>
      </w:pPr>
    </w:lvl>
    <w:lvl w:ilvl="1" w:tplc="48090019">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3B0358"/>
    <w:multiLevelType w:val="hybridMultilevel"/>
    <w:tmpl w:val="C700ECE8"/>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56C0037"/>
    <w:multiLevelType w:val="hybridMultilevel"/>
    <w:tmpl w:val="8A22BF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CA1F6B"/>
    <w:multiLevelType w:val="hybridMultilevel"/>
    <w:tmpl w:val="FABC935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636396F"/>
    <w:multiLevelType w:val="hybridMultilevel"/>
    <w:tmpl w:val="2858350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B763380"/>
    <w:multiLevelType w:val="hybridMultilevel"/>
    <w:tmpl w:val="F640BEF6"/>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A6710C"/>
    <w:multiLevelType w:val="hybridMultilevel"/>
    <w:tmpl w:val="43465E7C"/>
    <w:lvl w:ilvl="0" w:tplc="48090019">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42603B7"/>
    <w:multiLevelType w:val="hybridMultilevel"/>
    <w:tmpl w:val="60761616"/>
    <w:lvl w:ilvl="0" w:tplc="C426646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045357"/>
    <w:multiLevelType w:val="hybridMultilevel"/>
    <w:tmpl w:val="E3E8DF86"/>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254A4710"/>
    <w:multiLevelType w:val="hybridMultilevel"/>
    <w:tmpl w:val="006C676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5805197"/>
    <w:multiLevelType w:val="hybridMultilevel"/>
    <w:tmpl w:val="C152F7B8"/>
    <w:lvl w:ilvl="0" w:tplc="48090019">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296D0013"/>
    <w:multiLevelType w:val="hybridMultilevel"/>
    <w:tmpl w:val="40F4329A"/>
    <w:lvl w:ilvl="0" w:tplc="48090019">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2AA83A42"/>
    <w:multiLevelType w:val="hybridMultilevel"/>
    <w:tmpl w:val="6AA01BA0"/>
    <w:lvl w:ilvl="0" w:tplc="9146A31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6325C0"/>
    <w:multiLevelType w:val="hybridMultilevel"/>
    <w:tmpl w:val="C47A0D5A"/>
    <w:lvl w:ilvl="0" w:tplc="D988F2FC">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3263345A"/>
    <w:multiLevelType w:val="hybridMultilevel"/>
    <w:tmpl w:val="938618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2CC08DF"/>
    <w:multiLevelType w:val="multilevel"/>
    <w:tmpl w:val="F51A876A"/>
    <w:lvl w:ilvl="0">
      <w:start w:val="1"/>
      <w:numFmt w:val="decimal"/>
      <w:pStyle w:val="Heading1"/>
      <w:lvlText w:val="%1."/>
      <w:lvlJc w:val="left"/>
      <w:pPr>
        <w:ind w:left="1077" w:hanging="1077"/>
      </w:pPr>
      <w:rPr>
        <w:rFonts w:hint="default"/>
      </w:rPr>
    </w:lvl>
    <w:lvl w:ilvl="1">
      <w:start w:val="1"/>
      <w:numFmt w:val="decimal"/>
      <w:pStyle w:val="Heading2"/>
      <w:lvlText w:val="%1.%2"/>
      <w:lvlJc w:val="left"/>
      <w:pPr>
        <w:ind w:left="1077" w:hanging="1077"/>
      </w:pPr>
      <w:rPr>
        <w:rFonts w:hint="default"/>
      </w:rPr>
    </w:lvl>
    <w:lvl w:ilvl="2">
      <w:start w:val="1"/>
      <w:numFmt w:val="decimal"/>
      <w:pStyle w:val="Heading3"/>
      <w:lvlText w:val="%1.%2.%3"/>
      <w:lvlJc w:val="left"/>
      <w:pPr>
        <w:ind w:left="1077" w:hanging="1077"/>
      </w:pPr>
      <w:rPr>
        <w:rFonts w:hint="default"/>
      </w:rPr>
    </w:lvl>
    <w:lvl w:ilvl="3">
      <w:start w:val="1"/>
      <w:numFmt w:val="decimal"/>
      <w:lvlText w:val="%1.%2.%3.%4"/>
      <w:lvlJc w:val="left"/>
      <w:pPr>
        <w:ind w:left="1077" w:hanging="1077"/>
      </w:pPr>
      <w:rPr>
        <w:rFonts w:hint="default"/>
      </w:rPr>
    </w:lvl>
    <w:lvl w:ilvl="4">
      <w:start w:val="1"/>
      <w:numFmt w:val="decimal"/>
      <w:lvlText w:val="%1.%2.%3.%4.%5"/>
      <w:lvlJc w:val="left"/>
      <w:pPr>
        <w:ind w:left="1077" w:hanging="1077"/>
      </w:pPr>
      <w:rPr>
        <w:rFonts w:hint="default"/>
      </w:rPr>
    </w:lvl>
    <w:lvl w:ilvl="5">
      <w:start w:val="1"/>
      <w:numFmt w:val="decimal"/>
      <w:lvlText w:val="%1.%2.%3.%4.%5.%6"/>
      <w:lvlJc w:val="left"/>
      <w:pPr>
        <w:ind w:left="1077" w:hanging="1077"/>
      </w:pPr>
      <w:rPr>
        <w:rFonts w:hint="default"/>
      </w:rPr>
    </w:lvl>
    <w:lvl w:ilvl="6">
      <w:start w:val="1"/>
      <w:numFmt w:val="decimal"/>
      <w:lvlText w:val="%1.%2.%3.%4.%5.%6.%7"/>
      <w:lvlJc w:val="left"/>
      <w:pPr>
        <w:ind w:left="1077" w:hanging="1077"/>
      </w:pPr>
      <w:rPr>
        <w:rFonts w:hint="default"/>
      </w:rPr>
    </w:lvl>
    <w:lvl w:ilvl="7">
      <w:start w:val="1"/>
      <w:numFmt w:val="decimal"/>
      <w:lvlText w:val="%1.%2.%3.%4.%5.%6.%7.%8"/>
      <w:lvlJc w:val="left"/>
      <w:pPr>
        <w:ind w:left="1077" w:hanging="1077"/>
      </w:pPr>
      <w:rPr>
        <w:rFonts w:hint="default"/>
      </w:rPr>
    </w:lvl>
    <w:lvl w:ilvl="8">
      <w:start w:val="1"/>
      <w:numFmt w:val="decimal"/>
      <w:lvlText w:val="%1.%2.%3.%4.%5.%6.%7.%8.%9"/>
      <w:lvlJc w:val="left"/>
      <w:pPr>
        <w:ind w:left="1077" w:hanging="1077"/>
      </w:pPr>
      <w:rPr>
        <w:rFonts w:hint="default"/>
      </w:rPr>
    </w:lvl>
  </w:abstractNum>
  <w:abstractNum w:abstractNumId="23" w15:restartNumberingAfterBreak="0">
    <w:nsid w:val="3371352B"/>
    <w:multiLevelType w:val="hybridMultilevel"/>
    <w:tmpl w:val="DDAA5938"/>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4223C23"/>
    <w:multiLevelType w:val="hybridMultilevel"/>
    <w:tmpl w:val="88C20D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4991E5F"/>
    <w:multiLevelType w:val="hybridMultilevel"/>
    <w:tmpl w:val="D954296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4D87458"/>
    <w:multiLevelType w:val="hybridMultilevel"/>
    <w:tmpl w:val="5694DE22"/>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35E72D8A"/>
    <w:multiLevelType w:val="hybridMultilevel"/>
    <w:tmpl w:val="006C67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68D6D14"/>
    <w:multiLevelType w:val="hybridMultilevel"/>
    <w:tmpl w:val="C5E0C42A"/>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378F1A17"/>
    <w:multiLevelType w:val="hybridMultilevel"/>
    <w:tmpl w:val="28583508"/>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37D940A7"/>
    <w:multiLevelType w:val="hybridMultilevel"/>
    <w:tmpl w:val="22C8C79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8AF579A"/>
    <w:multiLevelType w:val="hybridMultilevel"/>
    <w:tmpl w:val="CC36AF50"/>
    <w:lvl w:ilvl="0" w:tplc="05E81910">
      <w:start w:val="1"/>
      <w:numFmt w:val="bullet"/>
      <w:pStyle w:val="List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3B0D2743"/>
    <w:multiLevelType w:val="hybridMultilevel"/>
    <w:tmpl w:val="F094E3C6"/>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3BE16EF0"/>
    <w:multiLevelType w:val="hybridMultilevel"/>
    <w:tmpl w:val="8BDE51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ECA1EFE"/>
    <w:multiLevelType w:val="hybridMultilevel"/>
    <w:tmpl w:val="3F481C9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0B11440"/>
    <w:multiLevelType w:val="hybridMultilevel"/>
    <w:tmpl w:val="246EE3D2"/>
    <w:lvl w:ilvl="0" w:tplc="48090019">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6" w15:restartNumberingAfterBreak="0">
    <w:nsid w:val="44CF7250"/>
    <w:multiLevelType w:val="hybridMultilevel"/>
    <w:tmpl w:val="8896821A"/>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46061F7B"/>
    <w:multiLevelType w:val="hybridMultilevel"/>
    <w:tmpl w:val="AF04D7D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6270E15"/>
    <w:multiLevelType w:val="hybridMultilevel"/>
    <w:tmpl w:val="C0F2AC6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47967F7A"/>
    <w:multiLevelType w:val="hybridMultilevel"/>
    <w:tmpl w:val="83246EF8"/>
    <w:lvl w:ilvl="0" w:tplc="48090019">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48256784"/>
    <w:multiLevelType w:val="hybridMultilevel"/>
    <w:tmpl w:val="D7A68FE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97837E8"/>
    <w:multiLevelType w:val="hybridMultilevel"/>
    <w:tmpl w:val="8BDE51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FE0185E"/>
    <w:multiLevelType w:val="hybridMultilevel"/>
    <w:tmpl w:val="2124A25C"/>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4FE14200"/>
    <w:multiLevelType w:val="hybridMultilevel"/>
    <w:tmpl w:val="6CBE49A2"/>
    <w:lvl w:ilvl="0" w:tplc="669E2AB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501E4278"/>
    <w:multiLevelType w:val="hybridMultilevel"/>
    <w:tmpl w:val="8BDE516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2FA0CB6"/>
    <w:multiLevelType w:val="hybridMultilevel"/>
    <w:tmpl w:val="4E4AF0BE"/>
    <w:lvl w:ilvl="0" w:tplc="4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347195A"/>
    <w:multiLevelType w:val="hybridMultilevel"/>
    <w:tmpl w:val="A1E664F0"/>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568C774A"/>
    <w:multiLevelType w:val="hybridMultilevel"/>
    <w:tmpl w:val="6284F40C"/>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 w15:restartNumberingAfterBreak="0">
    <w:nsid w:val="5A5F49CB"/>
    <w:multiLevelType w:val="hybridMultilevel"/>
    <w:tmpl w:val="6C44DAC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B79022C"/>
    <w:multiLevelType w:val="hybridMultilevel"/>
    <w:tmpl w:val="01043320"/>
    <w:lvl w:ilvl="0" w:tplc="48090019">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5D2479BC"/>
    <w:multiLevelType w:val="hybridMultilevel"/>
    <w:tmpl w:val="18FA8D7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4F97A09"/>
    <w:multiLevelType w:val="hybridMultilevel"/>
    <w:tmpl w:val="8A22BF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00002C"/>
    <w:multiLevelType w:val="hybridMultilevel"/>
    <w:tmpl w:val="18FA8D7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500002D"/>
    <w:multiLevelType w:val="hybridMultilevel"/>
    <w:tmpl w:val="18FA8D7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500002E"/>
    <w:multiLevelType w:val="hybridMultilevel"/>
    <w:tmpl w:val="18FA8D7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6203888"/>
    <w:multiLevelType w:val="hybridMultilevel"/>
    <w:tmpl w:val="8A22BF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91C122D"/>
    <w:multiLevelType w:val="hybridMultilevel"/>
    <w:tmpl w:val="10C0FB6C"/>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7" w15:restartNumberingAfterBreak="0">
    <w:nsid w:val="6AF178F0"/>
    <w:multiLevelType w:val="hybridMultilevel"/>
    <w:tmpl w:val="9D5ECB6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B7E6533"/>
    <w:multiLevelType w:val="hybridMultilevel"/>
    <w:tmpl w:val="2D1869D2"/>
    <w:lvl w:ilvl="0" w:tplc="48090019">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 w15:restartNumberingAfterBreak="0">
    <w:nsid w:val="7BEE26C8"/>
    <w:multiLevelType w:val="hybridMultilevel"/>
    <w:tmpl w:val="EFAE7842"/>
    <w:lvl w:ilvl="0" w:tplc="94445F2E">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FBF1D1E"/>
    <w:multiLevelType w:val="hybridMultilevel"/>
    <w:tmpl w:val="8A22BF4C"/>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775318807">
    <w:abstractNumId w:val="0"/>
  </w:num>
  <w:num w:numId="2" w16cid:durableId="1068728046">
    <w:abstractNumId w:val="22"/>
  </w:num>
  <w:num w:numId="3" w16cid:durableId="1706177118">
    <w:abstractNumId w:val="2"/>
  </w:num>
  <w:num w:numId="4" w16cid:durableId="1966542534">
    <w:abstractNumId w:val="60"/>
  </w:num>
  <w:num w:numId="5" w16cid:durableId="1340700082">
    <w:abstractNumId w:val="6"/>
  </w:num>
  <w:num w:numId="6" w16cid:durableId="1392997358">
    <w:abstractNumId w:val="35"/>
  </w:num>
  <w:num w:numId="7" w16cid:durableId="1838954250">
    <w:abstractNumId w:val="18"/>
  </w:num>
  <w:num w:numId="8" w16cid:durableId="1467744346">
    <w:abstractNumId w:val="60"/>
  </w:num>
  <w:num w:numId="9" w16cid:durableId="1448743170">
    <w:abstractNumId w:val="60"/>
  </w:num>
  <w:num w:numId="10" w16cid:durableId="2124687792">
    <w:abstractNumId w:val="60"/>
  </w:num>
  <w:num w:numId="11" w16cid:durableId="714701917">
    <w:abstractNumId w:val="44"/>
  </w:num>
  <w:num w:numId="12" w16cid:durableId="533424293">
    <w:abstractNumId w:val="14"/>
  </w:num>
  <w:num w:numId="13" w16cid:durableId="15278714">
    <w:abstractNumId w:val="48"/>
  </w:num>
  <w:num w:numId="14" w16cid:durableId="455220070">
    <w:abstractNumId w:val="59"/>
  </w:num>
  <w:num w:numId="15" w16cid:durableId="221796498">
    <w:abstractNumId w:val="12"/>
  </w:num>
  <w:num w:numId="16" w16cid:durableId="1203597874">
    <w:abstractNumId w:val="19"/>
  </w:num>
  <w:num w:numId="17" w16cid:durableId="512308145">
    <w:abstractNumId w:val="4"/>
  </w:num>
  <w:num w:numId="18" w16cid:durableId="200482915">
    <w:abstractNumId w:val="43"/>
  </w:num>
  <w:num w:numId="19" w16cid:durableId="1837066651">
    <w:abstractNumId w:val="9"/>
  </w:num>
  <w:num w:numId="20" w16cid:durableId="19741509">
    <w:abstractNumId w:val="51"/>
  </w:num>
  <w:num w:numId="21" w16cid:durableId="2136485382">
    <w:abstractNumId w:val="55"/>
  </w:num>
  <w:num w:numId="22" w16cid:durableId="1328362853">
    <w:abstractNumId w:val="15"/>
  </w:num>
  <w:num w:numId="23" w16cid:durableId="376662190">
    <w:abstractNumId w:val="26"/>
  </w:num>
  <w:num w:numId="24" w16cid:durableId="1875724916">
    <w:abstractNumId w:val="5"/>
  </w:num>
  <w:num w:numId="25" w16cid:durableId="9642885">
    <w:abstractNumId w:val="56"/>
  </w:num>
  <w:num w:numId="26" w16cid:durableId="828592043">
    <w:abstractNumId w:val="17"/>
  </w:num>
  <w:num w:numId="27" w16cid:durableId="395781920">
    <w:abstractNumId w:val="29"/>
  </w:num>
  <w:num w:numId="28" w16cid:durableId="1490748518">
    <w:abstractNumId w:val="58"/>
  </w:num>
  <w:num w:numId="29" w16cid:durableId="1238903334">
    <w:abstractNumId w:val="32"/>
  </w:num>
  <w:num w:numId="30" w16cid:durableId="1380739789">
    <w:abstractNumId w:val="13"/>
  </w:num>
  <w:num w:numId="31" w16cid:durableId="1057165491">
    <w:abstractNumId w:val="46"/>
  </w:num>
  <w:num w:numId="32" w16cid:durableId="1490441067">
    <w:abstractNumId w:val="3"/>
  </w:num>
  <w:num w:numId="33" w16cid:durableId="1191186123">
    <w:abstractNumId w:val="39"/>
  </w:num>
  <w:num w:numId="34" w16cid:durableId="1450398893">
    <w:abstractNumId w:val="23"/>
  </w:num>
  <w:num w:numId="35" w16cid:durableId="1386105118">
    <w:abstractNumId w:val="38"/>
  </w:num>
  <w:num w:numId="36" w16cid:durableId="1556887116">
    <w:abstractNumId w:val="42"/>
  </w:num>
  <w:num w:numId="37" w16cid:durableId="1332247971">
    <w:abstractNumId w:val="45"/>
  </w:num>
  <w:num w:numId="38" w16cid:durableId="376514780">
    <w:abstractNumId w:val="36"/>
  </w:num>
  <w:num w:numId="39" w16cid:durableId="1191335138">
    <w:abstractNumId w:val="28"/>
  </w:num>
  <w:num w:numId="40" w16cid:durableId="891766467">
    <w:abstractNumId w:val="49"/>
  </w:num>
  <w:num w:numId="41" w16cid:durableId="966008696">
    <w:abstractNumId w:val="1"/>
  </w:num>
  <w:num w:numId="42" w16cid:durableId="1490441067">
    <w:abstractNumId w:val="3"/>
    <w:lvlOverride w:ilvl="0">
      <w:startOverride w:val="1"/>
    </w:lvlOverride>
  </w:num>
  <w:num w:numId="43" w16cid:durableId="70396655">
    <w:abstractNumId w:val="29"/>
    <w:lvlOverride w:ilvl="0">
      <w:startOverride w:val="1"/>
    </w:lvlOverride>
  </w:num>
  <w:num w:numId="44" w16cid:durableId="106432976">
    <w:abstractNumId w:val="8"/>
  </w:num>
  <w:num w:numId="45" w16cid:durableId="1390498475">
    <w:abstractNumId w:val="18"/>
    <w:lvlOverride w:ilvl="0">
      <w:startOverride w:val="1"/>
    </w:lvlOverride>
  </w:num>
  <w:num w:numId="46" w16cid:durableId="1920019309">
    <w:abstractNumId w:val="31"/>
  </w:num>
  <w:num w:numId="47" w16cid:durableId="93019982">
    <w:abstractNumId w:val="7"/>
  </w:num>
  <w:num w:numId="48" w16cid:durableId="1962835027">
    <w:abstractNumId w:val="47"/>
  </w:num>
  <w:num w:numId="49" w16cid:durableId="258416867">
    <w:abstractNumId w:val="11"/>
  </w:num>
  <w:num w:numId="50" w16cid:durableId="62992388">
    <w:abstractNumId w:val="50"/>
  </w:num>
  <w:num w:numId="51" w16cid:durableId="650000051">
    <w:abstractNumId w:val="52"/>
  </w:num>
  <w:num w:numId="52" w16cid:durableId="650000052">
    <w:abstractNumId w:val="53"/>
  </w:num>
  <w:num w:numId="53" w16cid:durableId="650000053">
    <w:abstractNumId w:val="54"/>
  </w:num>
  <w:num w:numId="54" w16cid:durableId="121046851">
    <w:abstractNumId w:val="25"/>
  </w:num>
  <w:num w:numId="55" w16cid:durableId="1328677672">
    <w:abstractNumId w:val="34"/>
  </w:num>
  <w:num w:numId="56" w16cid:durableId="37825188">
    <w:abstractNumId w:val="10"/>
  </w:num>
  <w:num w:numId="57" w16cid:durableId="1747266161">
    <w:abstractNumId w:val="57"/>
  </w:num>
  <w:num w:numId="58" w16cid:durableId="1215041831">
    <w:abstractNumId w:val="30"/>
  </w:num>
  <w:num w:numId="59" w16cid:durableId="1725451413">
    <w:abstractNumId w:val="20"/>
  </w:num>
  <w:num w:numId="60" w16cid:durableId="782069356">
    <w:abstractNumId w:val="33"/>
  </w:num>
  <w:num w:numId="61" w16cid:durableId="2072342215">
    <w:abstractNumId w:val="41"/>
  </w:num>
  <w:num w:numId="62" w16cid:durableId="738407862">
    <w:abstractNumId w:val="40"/>
  </w:num>
  <w:num w:numId="63" w16cid:durableId="1278374166">
    <w:abstractNumId w:val="16"/>
  </w:num>
  <w:num w:numId="64" w16cid:durableId="1238787609">
    <w:abstractNumId w:val="27"/>
  </w:num>
  <w:num w:numId="65" w16cid:durableId="698969327">
    <w:abstractNumId w:val="21"/>
  </w:num>
  <w:num w:numId="66" w16cid:durableId="1387149077">
    <w:abstractNumId w:val="37"/>
  </w:num>
  <w:num w:numId="67" w16cid:durableId="500046410">
    <w:abstractNumId w:val="24"/>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hin Feng WONG">
    <w15:presenceInfo w15:providerId="AD" w15:userId="S::shinfeng.wong@surbanajurong.com::c60d8673-5b2d-49f1-9bec-37c75653cb3f"/>
  </w15:person>
  <w15:person w15:author="Alvin TAN (SENTOSA)">
    <w15:presenceInfo w15:providerId="AD" w15:userId="S::Alvin_TAN@sentosa.gov.sg::9463fbce-778d-4f97-bfbe-2f7e60a627c8"/>
  </w15:person>
  <w15:person w15:author="William NG (SENTOSA)">
    <w15:presenceInfo w15:providerId="AD" w15:userId="S::William_NG@sentosa.gov.sg::e59c3bc2-9577-4feb-a091-29dfc882a95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recommended="1"/>
  <w:zoom w:percent="150"/>
  <w:defaultTabStop w:val="720"/>
  <w:defaultTableStyle w:val="SJ"/>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34"/>
    <w:rsid w:val="00000052"/>
    <w:rsid w:val="0000029B"/>
    <w:rsid w:val="00000515"/>
    <w:rsid w:val="00001685"/>
    <w:rsid w:val="000021F8"/>
    <w:rsid w:val="000029A1"/>
    <w:rsid w:val="00002F15"/>
    <w:rsid w:val="000047D8"/>
    <w:rsid w:val="00004DDB"/>
    <w:rsid w:val="00006A69"/>
    <w:rsid w:val="00007666"/>
    <w:rsid w:val="00010577"/>
    <w:rsid w:val="00010935"/>
    <w:rsid w:val="000114A4"/>
    <w:rsid w:val="00012ED0"/>
    <w:rsid w:val="0001347D"/>
    <w:rsid w:val="00014743"/>
    <w:rsid w:val="000156DE"/>
    <w:rsid w:val="000179DF"/>
    <w:rsid w:val="000200F5"/>
    <w:rsid w:val="00022066"/>
    <w:rsid w:val="0002212B"/>
    <w:rsid w:val="000235CF"/>
    <w:rsid w:val="000267DE"/>
    <w:rsid w:val="00027611"/>
    <w:rsid w:val="00030ACB"/>
    <w:rsid w:val="0003196B"/>
    <w:rsid w:val="00031A27"/>
    <w:rsid w:val="00031F87"/>
    <w:rsid w:val="000322FF"/>
    <w:rsid w:val="00033DA3"/>
    <w:rsid w:val="00033E0F"/>
    <w:rsid w:val="000340F0"/>
    <w:rsid w:val="000361E6"/>
    <w:rsid w:val="00036A47"/>
    <w:rsid w:val="000372B6"/>
    <w:rsid w:val="000400A4"/>
    <w:rsid w:val="00040B7D"/>
    <w:rsid w:val="00040B98"/>
    <w:rsid w:val="000417A4"/>
    <w:rsid w:val="00041959"/>
    <w:rsid w:val="000437A2"/>
    <w:rsid w:val="00043D08"/>
    <w:rsid w:val="000440A4"/>
    <w:rsid w:val="00046985"/>
    <w:rsid w:val="00046B80"/>
    <w:rsid w:val="00047049"/>
    <w:rsid w:val="00047AE7"/>
    <w:rsid w:val="0005004D"/>
    <w:rsid w:val="00051CB2"/>
    <w:rsid w:val="00053846"/>
    <w:rsid w:val="00054068"/>
    <w:rsid w:val="00055444"/>
    <w:rsid w:val="00055A45"/>
    <w:rsid w:val="0005744F"/>
    <w:rsid w:val="0005793C"/>
    <w:rsid w:val="00060954"/>
    <w:rsid w:val="000631DB"/>
    <w:rsid w:val="000632EB"/>
    <w:rsid w:val="000637DD"/>
    <w:rsid w:val="00063F0D"/>
    <w:rsid w:val="000640FF"/>
    <w:rsid w:val="00064882"/>
    <w:rsid w:val="00064A03"/>
    <w:rsid w:val="0006576E"/>
    <w:rsid w:val="00066356"/>
    <w:rsid w:val="00070546"/>
    <w:rsid w:val="000712FB"/>
    <w:rsid w:val="0007210C"/>
    <w:rsid w:val="000721C2"/>
    <w:rsid w:val="00072624"/>
    <w:rsid w:val="000744EF"/>
    <w:rsid w:val="00074624"/>
    <w:rsid w:val="0007533E"/>
    <w:rsid w:val="0007567A"/>
    <w:rsid w:val="00077C42"/>
    <w:rsid w:val="00081D01"/>
    <w:rsid w:val="00081FFB"/>
    <w:rsid w:val="00084147"/>
    <w:rsid w:val="00084838"/>
    <w:rsid w:val="0008614F"/>
    <w:rsid w:val="00086E79"/>
    <w:rsid w:val="000875C0"/>
    <w:rsid w:val="000879A6"/>
    <w:rsid w:val="00090547"/>
    <w:rsid w:val="00090A21"/>
    <w:rsid w:val="00091CEE"/>
    <w:rsid w:val="00092B91"/>
    <w:rsid w:val="00092FB8"/>
    <w:rsid w:val="0009337D"/>
    <w:rsid w:val="0009349C"/>
    <w:rsid w:val="00094B8F"/>
    <w:rsid w:val="00095DD4"/>
    <w:rsid w:val="0009617F"/>
    <w:rsid w:val="00097338"/>
    <w:rsid w:val="000A2A5F"/>
    <w:rsid w:val="000A34B3"/>
    <w:rsid w:val="000A5954"/>
    <w:rsid w:val="000A6E47"/>
    <w:rsid w:val="000A7333"/>
    <w:rsid w:val="000A78FA"/>
    <w:rsid w:val="000B0CB5"/>
    <w:rsid w:val="000B176E"/>
    <w:rsid w:val="000B19C4"/>
    <w:rsid w:val="000B3DA9"/>
    <w:rsid w:val="000B4EAA"/>
    <w:rsid w:val="000B6778"/>
    <w:rsid w:val="000C0E64"/>
    <w:rsid w:val="000C1552"/>
    <w:rsid w:val="000C3E2F"/>
    <w:rsid w:val="000C45E2"/>
    <w:rsid w:val="000C4CB6"/>
    <w:rsid w:val="000C5541"/>
    <w:rsid w:val="000C5FF0"/>
    <w:rsid w:val="000C60B2"/>
    <w:rsid w:val="000C624E"/>
    <w:rsid w:val="000D014F"/>
    <w:rsid w:val="000D132B"/>
    <w:rsid w:val="000D18AC"/>
    <w:rsid w:val="000D1EBF"/>
    <w:rsid w:val="000D2657"/>
    <w:rsid w:val="000D2EF8"/>
    <w:rsid w:val="000D35C3"/>
    <w:rsid w:val="000D4167"/>
    <w:rsid w:val="000D4A4F"/>
    <w:rsid w:val="000D5417"/>
    <w:rsid w:val="000D5CDF"/>
    <w:rsid w:val="000D5CEF"/>
    <w:rsid w:val="000D6899"/>
    <w:rsid w:val="000D6E82"/>
    <w:rsid w:val="000D7FA9"/>
    <w:rsid w:val="000E00D0"/>
    <w:rsid w:val="000E097F"/>
    <w:rsid w:val="000E0F3C"/>
    <w:rsid w:val="000E1570"/>
    <w:rsid w:val="000E1E7F"/>
    <w:rsid w:val="000E2370"/>
    <w:rsid w:val="000E29BC"/>
    <w:rsid w:val="000E314C"/>
    <w:rsid w:val="000E3CC9"/>
    <w:rsid w:val="000E4059"/>
    <w:rsid w:val="000E4F02"/>
    <w:rsid w:val="000E506D"/>
    <w:rsid w:val="000E5556"/>
    <w:rsid w:val="000E6D1A"/>
    <w:rsid w:val="000E725E"/>
    <w:rsid w:val="000E7A26"/>
    <w:rsid w:val="000F02D9"/>
    <w:rsid w:val="000F0309"/>
    <w:rsid w:val="000F065B"/>
    <w:rsid w:val="000F0749"/>
    <w:rsid w:val="000F0AAE"/>
    <w:rsid w:val="000F1387"/>
    <w:rsid w:val="000F15A8"/>
    <w:rsid w:val="000F47C9"/>
    <w:rsid w:val="000F53CB"/>
    <w:rsid w:val="000F6343"/>
    <w:rsid w:val="000F7D7E"/>
    <w:rsid w:val="00103142"/>
    <w:rsid w:val="00104A45"/>
    <w:rsid w:val="00104ACD"/>
    <w:rsid w:val="00105626"/>
    <w:rsid w:val="00105FBD"/>
    <w:rsid w:val="00107127"/>
    <w:rsid w:val="00107312"/>
    <w:rsid w:val="00107924"/>
    <w:rsid w:val="001079CE"/>
    <w:rsid w:val="00107CA8"/>
    <w:rsid w:val="00111C9D"/>
    <w:rsid w:val="00111E2B"/>
    <w:rsid w:val="0011253B"/>
    <w:rsid w:val="00112D82"/>
    <w:rsid w:val="00112FF0"/>
    <w:rsid w:val="00113324"/>
    <w:rsid w:val="00113BA5"/>
    <w:rsid w:val="00113C25"/>
    <w:rsid w:val="00113FF8"/>
    <w:rsid w:val="0011507E"/>
    <w:rsid w:val="0011542E"/>
    <w:rsid w:val="0011574C"/>
    <w:rsid w:val="00115804"/>
    <w:rsid w:val="00115C21"/>
    <w:rsid w:val="0011625E"/>
    <w:rsid w:val="001163B3"/>
    <w:rsid w:val="0011681F"/>
    <w:rsid w:val="00116BEA"/>
    <w:rsid w:val="0011711D"/>
    <w:rsid w:val="00117927"/>
    <w:rsid w:val="00123063"/>
    <w:rsid w:val="0012314C"/>
    <w:rsid w:val="0012596E"/>
    <w:rsid w:val="0012606E"/>
    <w:rsid w:val="00126438"/>
    <w:rsid w:val="00127F85"/>
    <w:rsid w:val="0013048F"/>
    <w:rsid w:val="00132BB9"/>
    <w:rsid w:val="00132C7E"/>
    <w:rsid w:val="001337F7"/>
    <w:rsid w:val="001343EA"/>
    <w:rsid w:val="001344C0"/>
    <w:rsid w:val="001352F7"/>
    <w:rsid w:val="00135833"/>
    <w:rsid w:val="00140B9B"/>
    <w:rsid w:val="00140FCD"/>
    <w:rsid w:val="00142302"/>
    <w:rsid w:val="00142A69"/>
    <w:rsid w:val="00143194"/>
    <w:rsid w:val="00143B3E"/>
    <w:rsid w:val="0014637D"/>
    <w:rsid w:val="00146D4E"/>
    <w:rsid w:val="00146E67"/>
    <w:rsid w:val="00147645"/>
    <w:rsid w:val="001518DE"/>
    <w:rsid w:val="001521F3"/>
    <w:rsid w:val="001526E4"/>
    <w:rsid w:val="00153142"/>
    <w:rsid w:val="001534CC"/>
    <w:rsid w:val="00154B85"/>
    <w:rsid w:val="00154F2E"/>
    <w:rsid w:val="00155B66"/>
    <w:rsid w:val="00156475"/>
    <w:rsid w:val="001572A7"/>
    <w:rsid w:val="00161267"/>
    <w:rsid w:val="00161602"/>
    <w:rsid w:val="00161D9C"/>
    <w:rsid w:val="00162C8C"/>
    <w:rsid w:val="0016435F"/>
    <w:rsid w:val="00165521"/>
    <w:rsid w:val="00165D0F"/>
    <w:rsid w:val="001679A1"/>
    <w:rsid w:val="00167A89"/>
    <w:rsid w:val="00171761"/>
    <w:rsid w:val="00171C0C"/>
    <w:rsid w:val="0017314E"/>
    <w:rsid w:val="00173C79"/>
    <w:rsid w:val="00174213"/>
    <w:rsid w:val="0017428E"/>
    <w:rsid w:val="001750AC"/>
    <w:rsid w:val="001750BB"/>
    <w:rsid w:val="00175D3B"/>
    <w:rsid w:val="00176FB9"/>
    <w:rsid w:val="00177C9D"/>
    <w:rsid w:val="001801AE"/>
    <w:rsid w:val="00180E63"/>
    <w:rsid w:val="00181F1F"/>
    <w:rsid w:val="001822B5"/>
    <w:rsid w:val="00186693"/>
    <w:rsid w:val="0018711B"/>
    <w:rsid w:val="00191F68"/>
    <w:rsid w:val="00192323"/>
    <w:rsid w:val="00192461"/>
    <w:rsid w:val="00192F17"/>
    <w:rsid w:val="00193126"/>
    <w:rsid w:val="0019432E"/>
    <w:rsid w:val="0019492D"/>
    <w:rsid w:val="00194B23"/>
    <w:rsid w:val="00195FAD"/>
    <w:rsid w:val="00197ACD"/>
    <w:rsid w:val="001A07C0"/>
    <w:rsid w:val="001A163E"/>
    <w:rsid w:val="001A1E57"/>
    <w:rsid w:val="001A25A1"/>
    <w:rsid w:val="001A2601"/>
    <w:rsid w:val="001A2CB9"/>
    <w:rsid w:val="001A2E27"/>
    <w:rsid w:val="001A45EF"/>
    <w:rsid w:val="001A4DD4"/>
    <w:rsid w:val="001A55CA"/>
    <w:rsid w:val="001A5A46"/>
    <w:rsid w:val="001B035B"/>
    <w:rsid w:val="001B083B"/>
    <w:rsid w:val="001B11BC"/>
    <w:rsid w:val="001B13A4"/>
    <w:rsid w:val="001B1D38"/>
    <w:rsid w:val="001B2E43"/>
    <w:rsid w:val="001B4E13"/>
    <w:rsid w:val="001B55DF"/>
    <w:rsid w:val="001B56AC"/>
    <w:rsid w:val="001B6025"/>
    <w:rsid w:val="001B6284"/>
    <w:rsid w:val="001C109B"/>
    <w:rsid w:val="001C389B"/>
    <w:rsid w:val="001C4353"/>
    <w:rsid w:val="001C4E00"/>
    <w:rsid w:val="001C6ECE"/>
    <w:rsid w:val="001C70D4"/>
    <w:rsid w:val="001D01BC"/>
    <w:rsid w:val="001D168F"/>
    <w:rsid w:val="001D23BC"/>
    <w:rsid w:val="001D3B2A"/>
    <w:rsid w:val="001D4620"/>
    <w:rsid w:val="001D4F1D"/>
    <w:rsid w:val="001E020D"/>
    <w:rsid w:val="001E0DF6"/>
    <w:rsid w:val="001E18B2"/>
    <w:rsid w:val="001E2C03"/>
    <w:rsid w:val="001E412C"/>
    <w:rsid w:val="001E45DB"/>
    <w:rsid w:val="001F1470"/>
    <w:rsid w:val="001F15E7"/>
    <w:rsid w:val="001F1808"/>
    <w:rsid w:val="001F238C"/>
    <w:rsid w:val="001F40A2"/>
    <w:rsid w:val="001F4F72"/>
    <w:rsid w:val="001F5A0C"/>
    <w:rsid w:val="001F5EDC"/>
    <w:rsid w:val="001F60D1"/>
    <w:rsid w:val="001F6426"/>
    <w:rsid w:val="001F7A64"/>
    <w:rsid w:val="0020232E"/>
    <w:rsid w:val="002027F9"/>
    <w:rsid w:val="00203011"/>
    <w:rsid w:val="002035D5"/>
    <w:rsid w:val="00205ADC"/>
    <w:rsid w:val="00205D49"/>
    <w:rsid w:val="00207F2F"/>
    <w:rsid w:val="00210354"/>
    <w:rsid w:val="00210AC0"/>
    <w:rsid w:val="00211C9D"/>
    <w:rsid w:val="00212DB5"/>
    <w:rsid w:val="0021350E"/>
    <w:rsid w:val="00213818"/>
    <w:rsid w:val="00213BF7"/>
    <w:rsid w:val="00215503"/>
    <w:rsid w:val="002157BC"/>
    <w:rsid w:val="002166C4"/>
    <w:rsid w:val="00216885"/>
    <w:rsid w:val="00217373"/>
    <w:rsid w:val="00217E39"/>
    <w:rsid w:val="00220A69"/>
    <w:rsid w:val="00220AF9"/>
    <w:rsid w:val="00221A4C"/>
    <w:rsid w:val="00221FC3"/>
    <w:rsid w:val="00222018"/>
    <w:rsid w:val="002224C1"/>
    <w:rsid w:val="0022273C"/>
    <w:rsid w:val="00222C11"/>
    <w:rsid w:val="00222CA8"/>
    <w:rsid w:val="00223192"/>
    <w:rsid w:val="002231F8"/>
    <w:rsid w:val="002248DD"/>
    <w:rsid w:val="00224FE3"/>
    <w:rsid w:val="00225AA7"/>
    <w:rsid w:val="00225F6E"/>
    <w:rsid w:val="00226503"/>
    <w:rsid w:val="00226AA2"/>
    <w:rsid w:val="00226C47"/>
    <w:rsid w:val="00226E0B"/>
    <w:rsid w:val="002273F4"/>
    <w:rsid w:val="002276CE"/>
    <w:rsid w:val="00230DDA"/>
    <w:rsid w:val="00231225"/>
    <w:rsid w:val="00231F1F"/>
    <w:rsid w:val="0023278F"/>
    <w:rsid w:val="00233953"/>
    <w:rsid w:val="00234159"/>
    <w:rsid w:val="0023534F"/>
    <w:rsid w:val="00236D1F"/>
    <w:rsid w:val="00236D82"/>
    <w:rsid w:val="002403ED"/>
    <w:rsid w:val="002407E1"/>
    <w:rsid w:val="002411AA"/>
    <w:rsid w:val="0024131B"/>
    <w:rsid w:val="00241CEB"/>
    <w:rsid w:val="002426EB"/>
    <w:rsid w:val="00242AD7"/>
    <w:rsid w:val="00242DC6"/>
    <w:rsid w:val="00244837"/>
    <w:rsid w:val="00244B78"/>
    <w:rsid w:val="0024580C"/>
    <w:rsid w:val="0024615D"/>
    <w:rsid w:val="002477A5"/>
    <w:rsid w:val="002477CD"/>
    <w:rsid w:val="00251E8D"/>
    <w:rsid w:val="0025406A"/>
    <w:rsid w:val="002546B1"/>
    <w:rsid w:val="002559E9"/>
    <w:rsid w:val="00256638"/>
    <w:rsid w:val="002607B5"/>
    <w:rsid w:val="00261F44"/>
    <w:rsid w:val="00262444"/>
    <w:rsid w:val="00262F33"/>
    <w:rsid w:val="00263E94"/>
    <w:rsid w:val="00265494"/>
    <w:rsid w:val="0026649C"/>
    <w:rsid w:val="002671D7"/>
    <w:rsid w:val="00267D91"/>
    <w:rsid w:val="002700F2"/>
    <w:rsid w:val="00271B2D"/>
    <w:rsid w:val="00272236"/>
    <w:rsid w:val="0027241A"/>
    <w:rsid w:val="00272C2D"/>
    <w:rsid w:val="00272FB6"/>
    <w:rsid w:val="00273F99"/>
    <w:rsid w:val="002740E2"/>
    <w:rsid w:val="00274640"/>
    <w:rsid w:val="0027768B"/>
    <w:rsid w:val="00280904"/>
    <w:rsid w:val="002822E8"/>
    <w:rsid w:val="00282E7F"/>
    <w:rsid w:val="0028306D"/>
    <w:rsid w:val="00284AEE"/>
    <w:rsid w:val="00284B4D"/>
    <w:rsid w:val="00285533"/>
    <w:rsid w:val="002874C6"/>
    <w:rsid w:val="00290720"/>
    <w:rsid w:val="00290F84"/>
    <w:rsid w:val="002926D4"/>
    <w:rsid w:val="0029333F"/>
    <w:rsid w:val="002937FF"/>
    <w:rsid w:val="0029451E"/>
    <w:rsid w:val="00294FC0"/>
    <w:rsid w:val="00295B1D"/>
    <w:rsid w:val="0029676E"/>
    <w:rsid w:val="00296F8F"/>
    <w:rsid w:val="00297022"/>
    <w:rsid w:val="00297736"/>
    <w:rsid w:val="00297944"/>
    <w:rsid w:val="002979D4"/>
    <w:rsid w:val="002A02FE"/>
    <w:rsid w:val="002A12A2"/>
    <w:rsid w:val="002A1455"/>
    <w:rsid w:val="002A222D"/>
    <w:rsid w:val="002A2427"/>
    <w:rsid w:val="002A41DE"/>
    <w:rsid w:val="002A527D"/>
    <w:rsid w:val="002A5587"/>
    <w:rsid w:val="002B027A"/>
    <w:rsid w:val="002B03FE"/>
    <w:rsid w:val="002B1F81"/>
    <w:rsid w:val="002B21A9"/>
    <w:rsid w:val="002B241F"/>
    <w:rsid w:val="002B29B2"/>
    <w:rsid w:val="002B29EC"/>
    <w:rsid w:val="002B382D"/>
    <w:rsid w:val="002B4679"/>
    <w:rsid w:val="002B4F0A"/>
    <w:rsid w:val="002B505E"/>
    <w:rsid w:val="002B5091"/>
    <w:rsid w:val="002B62A7"/>
    <w:rsid w:val="002B6774"/>
    <w:rsid w:val="002B6982"/>
    <w:rsid w:val="002B7796"/>
    <w:rsid w:val="002C0303"/>
    <w:rsid w:val="002C0607"/>
    <w:rsid w:val="002C0690"/>
    <w:rsid w:val="002C0842"/>
    <w:rsid w:val="002C0D59"/>
    <w:rsid w:val="002C24F4"/>
    <w:rsid w:val="002C2804"/>
    <w:rsid w:val="002C3136"/>
    <w:rsid w:val="002C3CA4"/>
    <w:rsid w:val="002C416B"/>
    <w:rsid w:val="002C454C"/>
    <w:rsid w:val="002C58FB"/>
    <w:rsid w:val="002C6204"/>
    <w:rsid w:val="002C629A"/>
    <w:rsid w:val="002C6A9F"/>
    <w:rsid w:val="002C768D"/>
    <w:rsid w:val="002D0630"/>
    <w:rsid w:val="002D08F9"/>
    <w:rsid w:val="002D61EA"/>
    <w:rsid w:val="002D641B"/>
    <w:rsid w:val="002D6830"/>
    <w:rsid w:val="002D6A2B"/>
    <w:rsid w:val="002D7F3A"/>
    <w:rsid w:val="002D7FF9"/>
    <w:rsid w:val="002E126A"/>
    <w:rsid w:val="002E17C1"/>
    <w:rsid w:val="002E1D81"/>
    <w:rsid w:val="002E26FA"/>
    <w:rsid w:val="002E2764"/>
    <w:rsid w:val="002E68B2"/>
    <w:rsid w:val="002E6CE9"/>
    <w:rsid w:val="002E7624"/>
    <w:rsid w:val="002F06D9"/>
    <w:rsid w:val="002F2BEC"/>
    <w:rsid w:val="002F30F8"/>
    <w:rsid w:val="002F3217"/>
    <w:rsid w:val="002F44D4"/>
    <w:rsid w:val="002F4900"/>
    <w:rsid w:val="002F5324"/>
    <w:rsid w:val="002F65AD"/>
    <w:rsid w:val="00301EA0"/>
    <w:rsid w:val="00302B6C"/>
    <w:rsid w:val="0030423F"/>
    <w:rsid w:val="003043DD"/>
    <w:rsid w:val="00304946"/>
    <w:rsid w:val="00304FF4"/>
    <w:rsid w:val="00305879"/>
    <w:rsid w:val="00305CC2"/>
    <w:rsid w:val="003066E6"/>
    <w:rsid w:val="00310AF6"/>
    <w:rsid w:val="0031120A"/>
    <w:rsid w:val="00311336"/>
    <w:rsid w:val="00311337"/>
    <w:rsid w:val="0031199B"/>
    <w:rsid w:val="00311D41"/>
    <w:rsid w:val="00312329"/>
    <w:rsid w:val="00313F22"/>
    <w:rsid w:val="00314321"/>
    <w:rsid w:val="00314393"/>
    <w:rsid w:val="0031582F"/>
    <w:rsid w:val="00315A38"/>
    <w:rsid w:val="0031600D"/>
    <w:rsid w:val="003162A6"/>
    <w:rsid w:val="0031639E"/>
    <w:rsid w:val="00317182"/>
    <w:rsid w:val="003200D2"/>
    <w:rsid w:val="003213EA"/>
    <w:rsid w:val="00321BE1"/>
    <w:rsid w:val="00322600"/>
    <w:rsid w:val="003229DB"/>
    <w:rsid w:val="00323335"/>
    <w:rsid w:val="003234B9"/>
    <w:rsid w:val="00323C34"/>
    <w:rsid w:val="003256E2"/>
    <w:rsid w:val="00326235"/>
    <w:rsid w:val="00326F44"/>
    <w:rsid w:val="0032700D"/>
    <w:rsid w:val="00330A48"/>
    <w:rsid w:val="003320BA"/>
    <w:rsid w:val="003336D3"/>
    <w:rsid w:val="003351ED"/>
    <w:rsid w:val="0033727E"/>
    <w:rsid w:val="00337DBD"/>
    <w:rsid w:val="00340672"/>
    <w:rsid w:val="00340FB4"/>
    <w:rsid w:val="00341158"/>
    <w:rsid w:val="00341188"/>
    <w:rsid w:val="003419E6"/>
    <w:rsid w:val="003423A0"/>
    <w:rsid w:val="00342EED"/>
    <w:rsid w:val="00343500"/>
    <w:rsid w:val="00344B89"/>
    <w:rsid w:val="003456E7"/>
    <w:rsid w:val="00345B7B"/>
    <w:rsid w:val="00345DCB"/>
    <w:rsid w:val="0034619D"/>
    <w:rsid w:val="00346469"/>
    <w:rsid w:val="0034672A"/>
    <w:rsid w:val="0034686B"/>
    <w:rsid w:val="00346B4A"/>
    <w:rsid w:val="00346DDE"/>
    <w:rsid w:val="0034760E"/>
    <w:rsid w:val="00347FDC"/>
    <w:rsid w:val="0035036A"/>
    <w:rsid w:val="003504E9"/>
    <w:rsid w:val="003507B9"/>
    <w:rsid w:val="00350C71"/>
    <w:rsid w:val="003512B8"/>
    <w:rsid w:val="003513F4"/>
    <w:rsid w:val="00351937"/>
    <w:rsid w:val="00352013"/>
    <w:rsid w:val="00353E60"/>
    <w:rsid w:val="00354373"/>
    <w:rsid w:val="003565DD"/>
    <w:rsid w:val="0035669C"/>
    <w:rsid w:val="00356E60"/>
    <w:rsid w:val="0035770D"/>
    <w:rsid w:val="0036014F"/>
    <w:rsid w:val="00360A0D"/>
    <w:rsid w:val="00363091"/>
    <w:rsid w:val="00363940"/>
    <w:rsid w:val="003648EF"/>
    <w:rsid w:val="00364D97"/>
    <w:rsid w:val="003657F9"/>
    <w:rsid w:val="003664D0"/>
    <w:rsid w:val="00367ED6"/>
    <w:rsid w:val="00373054"/>
    <w:rsid w:val="0037405E"/>
    <w:rsid w:val="00375125"/>
    <w:rsid w:val="00375A72"/>
    <w:rsid w:val="003765BB"/>
    <w:rsid w:val="00376AB2"/>
    <w:rsid w:val="00376FC3"/>
    <w:rsid w:val="0037723B"/>
    <w:rsid w:val="00377AFA"/>
    <w:rsid w:val="00380739"/>
    <w:rsid w:val="003812B7"/>
    <w:rsid w:val="00381452"/>
    <w:rsid w:val="00381A6B"/>
    <w:rsid w:val="00381C42"/>
    <w:rsid w:val="00381FA3"/>
    <w:rsid w:val="00381FBF"/>
    <w:rsid w:val="003836DC"/>
    <w:rsid w:val="00384138"/>
    <w:rsid w:val="00384402"/>
    <w:rsid w:val="00384A14"/>
    <w:rsid w:val="003862B0"/>
    <w:rsid w:val="00386560"/>
    <w:rsid w:val="00386D90"/>
    <w:rsid w:val="00386FF8"/>
    <w:rsid w:val="00391D2D"/>
    <w:rsid w:val="003922B6"/>
    <w:rsid w:val="0039257A"/>
    <w:rsid w:val="00393117"/>
    <w:rsid w:val="00394496"/>
    <w:rsid w:val="00394E7E"/>
    <w:rsid w:val="0039589D"/>
    <w:rsid w:val="003A030C"/>
    <w:rsid w:val="003A1A8F"/>
    <w:rsid w:val="003A1B3A"/>
    <w:rsid w:val="003A1C54"/>
    <w:rsid w:val="003A4B33"/>
    <w:rsid w:val="003A5A1E"/>
    <w:rsid w:val="003A6629"/>
    <w:rsid w:val="003A6A9B"/>
    <w:rsid w:val="003B014D"/>
    <w:rsid w:val="003B0272"/>
    <w:rsid w:val="003B0656"/>
    <w:rsid w:val="003B0969"/>
    <w:rsid w:val="003B12CD"/>
    <w:rsid w:val="003B1627"/>
    <w:rsid w:val="003B1B1D"/>
    <w:rsid w:val="003B2449"/>
    <w:rsid w:val="003B31FD"/>
    <w:rsid w:val="003B3D7D"/>
    <w:rsid w:val="003B4103"/>
    <w:rsid w:val="003B4E35"/>
    <w:rsid w:val="003B5ED9"/>
    <w:rsid w:val="003B604D"/>
    <w:rsid w:val="003B75FB"/>
    <w:rsid w:val="003C002F"/>
    <w:rsid w:val="003C00E7"/>
    <w:rsid w:val="003C24DE"/>
    <w:rsid w:val="003C2625"/>
    <w:rsid w:val="003C2DFC"/>
    <w:rsid w:val="003C36F4"/>
    <w:rsid w:val="003C3B00"/>
    <w:rsid w:val="003C5270"/>
    <w:rsid w:val="003C52B9"/>
    <w:rsid w:val="003C5717"/>
    <w:rsid w:val="003C573E"/>
    <w:rsid w:val="003C5D9B"/>
    <w:rsid w:val="003C6381"/>
    <w:rsid w:val="003C6EAD"/>
    <w:rsid w:val="003C7595"/>
    <w:rsid w:val="003D1001"/>
    <w:rsid w:val="003D119E"/>
    <w:rsid w:val="003D24DE"/>
    <w:rsid w:val="003D2AA5"/>
    <w:rsid w:val="003D382C"/>
    <w:rsid w:val="003D4843"/>
    <w:rsid w:val="003D486E"/>
    <w:rsid w:val="003D4A3E"/>
    <w:rsid w:val="003D529F"/>
    <w:rsid w:val="003D5812"/>
    <w:rsid w:val="003D60EC"/>
    <w:rsid w:val="003E362C"/>
    <w:rsid w:val="003E3B9C"/>
    <w:rsid w:val="003E44EC"/>
    <w:rsid w:val="003E539F"/>
    <w:rsid w:val="003E5989"/>
    <w:rsid w:val="003E77E9"/>
    <w:rsid w:val="003F1BF3"/>
    <w:rsid w:val="003F1C38"/>
    <w:rsid w:val="003F1D47"/>
    <w:rsid w:val="003F4008"/>
    <w:rsid w:val="003F4373"/>
    <w:rsid w:val="003F4C2A"/>
    <w:rsid w:val="003F4C8A"/>
    <w:rsid w:val="003F5D13"/>
    <w:rsid w:val="003F5FE1"/>
    <w:rsid w:val="003F611E"/>
    <w:rsid w:val="003F62FF"/>
    <w:rsid w:val="003F6EB8"/>
    <w:rsid w:val="003F7217"/>
    <w:rsid w:val="00400316"/>
    <w:rsid w:val="00401B9E"/>
    <w:rsid w:val="0040245F"/>
    <w:rsid w:val="00402C47"/>
    <w:rsid w:val="00403491"/>
    <w:rsid w:val="004034F0"/>
    <w:rsid w:val="00403BC3"/>
    <w:rsid w:val="00403E09"/>
    <w:rsid w:val="004060EF"/>
    <w:rsid w:val="004062DA"/>
    <w:rsid w:val="00406EFE"/>
    <w:rsid w:val="004103BC"/>
    <w:rsid w:val="00410515"/>
    <w:rsid w:val="00410FA5"/>
    <w:rsid w:val="00412105"/>
    <w:rsid w:val="00413C52"/>
    <w:rsid w:val="00413FA1"/>
    <w:rsid w:val="00414635"/>
    <w:rsid w:val="00416FC9"/>
    <w:rsid w:val="004173AC"/>
    <w:rsid w:val="00417720"/>
    <w:rsid w:val="00420120"/>
    <w:rsid w:val="004206B1"/>
    <w:rsid w:val="00422A27"/>
    <w:rsid w:val="00424A73"/>
    <w:rsid w:val="00425673"/>
    <w:rsid w:val="00425981"/>
    <w:rsid w:val="00425CA3"/>
    <w:rsid w:val="0043018D"/>
    <w:rsid w:val="00430CD1"/>
    <w:rsid w:val="004311F5"/>
    <w:rsid w:val="004322CE"/>
    <w:rsid w:val="0043296D"/>
    <w:rsid w:val="00432BEE"/>
    <w:rsid w:val="00433669"/>
    <w:rsid w:val="00434E10"/>
    <w:rsid w:val="00434E2C"/>
    <w:rsid w:val="004352B2"/>
    <w:rsid w:val="00436969"/>
    <w:rsid w:val="0043779D"/>
    <w:rsid w:val="00440B2C"/>
    <w:rsid w:val="00440BB2"/>
    <w:rsid w:val="00441352"/>
    <w:rsid w:val="00441796"/>
    <w:rsid w:val="004436C3"/>
    <w:rsid w:val="00443E42"/>
    <w:rsid w:val="0044404D"/>
    <w:rsid w:val="004457AF"/>
    <w:rsid w:val="00445C83"/>
    <w:rsid w:val="00446781"/>
    <w:rsid w:val="00450960"/>
    <w:rsid w:val="0045110F"/>
    <w:rsid w:val="0045170D"/>
    <w:rsid w:val="00451D3D"/>
    <w:rsid w:val="00452507"/>
    <w:rsid w:val="004529D0"/>
    <w:rsid w:val="00453417"/>
    <w:rsid w:val="004534A1"/>
    <w:rsid w:val="00454065"/>
    <w:rsid w:val="00454B33"/>
    <w:rsid w:val="0046045A"/>
    <w:rsid w:val="00462019"/>
    <w:rsid w:val="0046230F"/>
    <w:rsid w:val="004625A0"/>
    <w:rsid w:val="004626A7"/>
    <w:rsid w:val="0046283C"/>
    <w:rsid w:val="00462B91"/>
    <w:rsid w:val="00467F7C"/>
    <w:rsid w:val="00471C19"/>
    <w:rsid w:val="00471EB0"/>
    <w:rsid w:val="00472570"/>
    <w:rsid w:val="0047463A"/>
    <w:rsid w:val="00474E03"/>
    <w:rsid w:val="00474EDE"/>
    <w:rsid w:val="004750F6"/>
    <w:rsid w:val="004751E0"/>
    <w:rsid w:val="004761C9"/>
    <w:rsid w:val="00476303"/>
    <w:rsid w:val="004770AB"/>
    <w:rsid w:val="004772F9"/>
    <w:rsid w:val="004811DD"/>
    <w:rsid w:val="004816AE"/>
    <w:rsid w:val="00481834"/>
    <w:rsid w:val="00483D47"/>
    <w:rsid w:val="00483F08"/>
    <w:rsid w:val="00483F10"/>
    <w:rsid w:val="00484F00"/>
    <w:rsid w:val="00485221"/>
    <w:rsid w:val="00486248"/>
    <w:rsid w:val="004868E0"/>
    <w:rsid w:val="00486993"/>
    <w:rsid w:val="00486C28"/>
    <w:rsid w:val="00490A62"/>
    <w:rsid w:val="00490F13"/>
    <w:rsid w:val="0049252D"/>
    <w:rsid w:val="0049275E"/>
    <w:rsid w:val="00492AC8"/>
    <w:rsid w:val="00492B7F"/>
    <w:rsid w:val="00493124"/>
    <w:rsid w:val="00494753"/>
    <w:rsid w:val="00495450"/>
    <w:rsid w:val="00496100"/>
    <w:rsid w:val="00496332"/>
    <w:rsid w:val="00496801"/>
    <w:rsid w:val="00496EAA"/>
    <w:rsid w:val="004A0A7A"/>
    <w:rsid w:val="004A0EFA"/>
    <w:rsid w:val="004A145C"/>
    <w:rsid w:val="004A4840"/>
    <w:rsid w:val="004A52C7"/>
    <w:rsid w:val="004A6CCA"/>
    <w:rsid w:val="004A76BA"/>
    <w:rsid w:val="004A7AD3"/>
    <w:rsid w:val="004B066D"/>
    <w:rsid w:val="004B1D48"/>
    <w:rsid w:val="004B48D8"/>
    <w:rsid w:val="004B6114"/>
    <w:rsid w:val="004B63C9"/>
    <w:rsid w:val="004C141C"/>
    <w:rsid w:val="004C3EF5"/>
    <w:rsid w:val="004C512E"/>
    <w:rsid w:val="004C5A59"/>
    <w:rsid w:val="004C6853"/>
    <w:rsid w:val="004D199B"/>
    <w:rsid w:val="004D1D46"/>
    <w:rsid w:val="004D2DB5"/>
    <w:rsid w:val="004D2DC8"/>
    <w:rsid w:val="004D3576"/>
    <w:rsid w:val="004D3D29"/>
    <w:rsid w:val="004D3DCD"/>
    <w:rsid w:val="004D4031"/>
    <w:rsid w:val="004D45CE"/>
    <w:rsid w:val="004D4BAF"/>
    <w:rsid w:val="004D5BB1"/>
    <w:rsid w:val="004D5BD6"/>
    <w:rsid w:val="004D5BE1"/>
    <w:rsid w:val="004D6331"/>
    <w:rsid w:val="004D64D0"/>
    <w:rsid w:val="004D70EB"/>
    <w:rsid w:val="004D7381"/>
    <w:rsid w:val="004D7529"/>
    <w:rsid w:val="004E0656"/>
    <w:rsid w:val="004E167C"/>
    <w:rsid w:val="004E25EE"/>
    <w:rsid w:val="004E3AD3"/>
    <w:rsid w:val="004E441F"/>
    <w:rsid w:val="004E4C78"/>
    <w:rsid w:val="004E5A10"/>
    <w:rsid w:val="004E613F"/>
    <w:rsid w:val="004E6555"/>
    <w:rsid w:val="004E659E"/>
    <w:rsid w:val="004F010D"/>
    <w:rsid w:val="004F0DC9"/>
    <w:rsid w:val="004F1B5F"/>
    <w:rsid w:val="004F2087"/>
    <w:rsid w:val="004F2898"/>
    <w:rsid w:val="004F3E9E"/>
    <w:rsid w:val="004F4329"/>
    <w:rsid w:val="004F5095"/>
    <w:rsid w:val="004F58BB"/>
    <w:rsid w:val="004F6A3F"/>
    <w:rsid w:val="004F7463"/>
    <w:rsid w:val="004F750A"/>
    <w:rsid w:val="004F781C"/>
    <w:rsid w:val="00500D14"/>
    <w:rsid w:val="005035EB"/>
    <w:rsid w:val="0050398C"/>
    <w:rsid w:val="00503C25"/>
    <w:rsid w:val="00504486"/>
    <w:rsid w:val="005047F9"/>
    <w:rsid w:val="00504CE6"/>
    <w:rsid w:val="00504FE0"/>
    <w:rsid w:val="005050FD"/>
    <w:rsid w:val="005056CE"/>
    <w:rsid w:val="0050570E"/>
    <w:rsid w:val="0050681D"/>
    <w:rsid w:val="00507A36"/>
    <w:rsid w:val="00512786"/>
    <w:rsid w:val="00513224"/>
    <w:rsid w:val="0051372B"/>
    <w:rsid w:val="00514B8F"/>
    <w:rsid w:val="00514D7C"/>
    <w:rsid w:val="00516202"/>
    <w:rsid w:val="005162C3"/>
    <w:rsid w:val="00517971"/>
    <w:rsid w:val="00517FB6"/>
    <w:rsid w:val="0052048E"/>
    <w:rsid w:val="00521620"/>
    <w:rsid w:val="00523405"/>
    <w:rsid w:val="00523B6F"/>
    <w:rsid w:val="0052400A"/>
    <w:rsid w:val="005244EB"/>
    <w:rsid w:val="0052539B"/>
    <w:rsid w:val="005259A2"/>
    <w:rsid w:val="00525F3C"/>
    <w:rsid w:val="00527427"/>
    <w:rsid w:val="005315BA"/>
    <w:rsid w:val="00532639"/>
    <w:rsid w:val="00532F1F"/>
    <w:rsid w:val="00533E9B"/>
    <w:rsid w:val="00534657"/>
    <w:rsid w:val="00534705"/>
    <w:rsid w:val="00534E0F"/>
    <w:rsid w:val="0053652E"/>
    <w:rsid w:val="0053743C"/>
    <w:rsid w:val="00540805"/>
    <w:rsid w:val="00541846"/>
    <w:rsid w:val="00541D99"/>
    <w:rsid w:val="00543A9B"/>
    <w:rsid w:val="00544F85"/>
    <w:rsid w:val="0054616D"/>
    <w:rsid w:val="005465D0"/>
    <w:rsid w:val="00547219"/>
    <w:rsid w:val="00551895"/>
    <w:rsid w:val="005519D7"/>
    <w:rsid w:val="0055474A"/>
    <w:rsid w:val="00556442"/>
    <w:rsid w:val="00557C39"/>
    <w:rsid w:val="00560262"/>
    <w:rsid w:val="005608B0"/>
    <w:rsid w:val="005615D3"/>
    <w:rsid w:val="0056188D"/>
    <w:rsid w:val="00562A87"/>
    <w:rsid w:val="00562B09"/>
    <w:rsid w:val="00563989"/>
    <w:rsid w:val="00563A1E"/>
    <w:rsid w:val="00565A92"/>
    <w:rsid w:val="0056675B"/>
    <w:rsid w:val="005667FA"/>
    <w:rsid w:val="00567F0C"/>
    <w:rsid w:val="00570A96"/>
    <w:rsid w:val="005721F5"/>
    <w:rsid w:val="0057364E"/>
    <w:rsid w:val="00573B5F"/>
    <w:rsid w:val="00573C3E"/>
    <w:rsid w:val="0057544F"/>
    <w:rsid w:val="00576608"/>
    <w:rsid w:val="005767A3"/>
    <w:rsid w:val="0058010F"/>
    <w:rsid w:val="005802C3"/>
    <w:rsid w:val="00581085"/>
    <w:rsid w:val="00581DA0"/>
    <w:rsid w:val="00585927"/>
    <w:rsid w:val="00585CF3"/>
    <w:rsid w:val="00587578"/>
    <w:rsid w:val="00587674"/>
    <w:rsid w:val="00590888"/>
    <w:rsid w:val="005910E4"/>
    <w:rsid w:val="0059165A"/>
    <w:rsid w:val="00591D53"/>
    <w:rsid w:val="00592B9C"/>
    <w:rsid w:val="00595669"/>
    <w:rsid w:val="0059569A"/>
    <w:rsid w:val="005964D0"/>
    <w:rsid w:val="00596F8A"/>
    <w:rsid w:val="005A16E7"/>
    <w:rsid w:val="005A1872"/>
    <w:rsid w:val="005A1FDE"/>
    <w:rsid w:val="005A20DC"/>
    <w:rsid w:val="005A2905"/>
    <w:rsid w:val="005A2BB8"/>
    <w:rsid w:val="005A301B"/>
    <w:rsid w:val="005A3185"/>
    <w:rsid w:val="005A330E"/>
    <w:rsid w:val="005A35E7"/>
    <w:rsid w:val="005A3E51"/>
    <w:rsid w:val="005A4005"/>
    <w:rsid w:val="005A456A"/>
    <w:rsid w:val="005A5196"/>
    <w:rsid w:val="005A52FF"/>
    <w:rsid w:val="005A6409"/>
    <w:rsid w:val="005A652B"/>
    <w:rsid w:val="005A72A3"/>
    <w:rsid w:val="005A7B0A"/>
    <w:rsid w:val="005A7DEC"/>
    <w:rsid w:val="005A7E80"/>
    <w:rsid w:val="005B0592"/>
    <w:rsid w:val="005B0A26"/>
    <w:rsid w:val="005B0C36"/>
    <w:rsid w:val="005B1AFB"/>
    <w:rsid w:val="005B2A6A"/>
    <w:rsid w:val="005B302E"/>
    <w:rsid w:val="005B37CF"/>
    <w:rsid w:val="005B3A56"/>
    <w:rsid w:val="005B3AFB"/>
    <w:rsid w:val="005B4755"/>
    <w:rsid w:val="005B5282"/>
    <w:rsid w:val="005B6D29"/>
    <w:rsid w:val="005C205F"/>
    <w:rsid w:val="005C221A"/>
    <w:rsid w:val="005C2CA5"/>
    <w:rsid w:val="005C2D75"/>
    <w:rsid w:val="005C40B7"/>
    <w:rsid w:val="005C4156"/>
    <w:rsid w:val="005C4CB9"/>
    <w:rsid w:val="005C5DB3"/>
    <w:rsid w:val="005C661C"/>
    <w:rsid w:val="005C69E5"/>
    <w:rsid w:val="005C6D81"/>
    <w:rsid w:val="005C7674"/>
    <w:rsid w:val="005D0783"/>
    <w:rsid w:val="005D0D2A"/>
    <w:rsid w:val="005D13D3"/>
    <w:rsid w:val="005D18DB"/>
    <w:rsid w:val="005D1C0C"/>
    <w:rsid w:val="005D2A10"/>
    <w:rsid w:val="005D54B9"/>
    <w:rsid w:val="005D5556"/>
    <w:rsid w:val="005D5FF6"/>
    <w:rsid w:val="005D7E82"/>
    <w:rsid w:val="005E1379"/>
    <w:rsid w:val="005E1A27"/>
    <w:rsid w:val="005E1C7A"/>
    <w:rsid w:val="005E1DD9"/>
    <w:rsid w:val="005E1FE9"/>
    <w:rsid w:val="005E2521"/>
    <w:rsid w:val="005E3EBE"/>
    <w:rsid w:val="005E4914"/>
    <w:rsid w:val="005E495B"/>
    <w:rsid w:val="005E4DF6"/>
    <w:rsid w:val="005E53F7"/>
    <w:rsid w:val="005E7399"/>
    <w:rsid w:val="005F05D1"/>
    <w:rsid w:val="005F1705"/>
    <w:rsid w:val="005F1C81"/>
    <w:rsid w:val="005F36B6"/>
    <w:rsid w:val="005F3F0A"/>
    <w:rsid w:val="005F3FC9"/>
    <w:rsid w:val="005F4203"/>
    <w:rsid w:val="005F5143"/>
    <w:rsid w:val="005F51F8"/>
    <w:rsid w:val="005F6FAF"/>
    <w:rsid w:val="0060066E"/>
    <w:rsid w:val="00601434"/>
    <w:rsid w:val="00602191"/>
    <w:rsid w:val="00604DF7"/>
    <w:rsid w:val="006050BD"/>
    <w:rsid w:val="006101E5"/>
    <w:rsid w:val="006106F0"/>
    <w:rsid w:val="00611F3E"/>
    <w:rsid w:val="006148E8"/>
    <w:rsid w:val="00616B83"/>
    <w:rsid w:val="00617E67"/>
    <w:rsid w:val="00620660"/>
    <w:rsid w:val="00621B5E"/>
    <w:rsid w:val="00622B0F"/>
    <w:rsid w:val="006247B1"/>
    <w:rsid w:val="00624C20"/>
    <w:rsid w:val="00625F65"/>
    <w:rsid w:val="00630C3B"/>
    <w:rsid w:val="00631106"/>
    <w:rsid w:val="00631839"/>
    <w:rsid w:val="0063330C"/>
    <w:rsid w:val="00633A98"/>
    <w:rsid w:val="00633CA2"/>
    <w:rsid w:val="00634899"/>
    <w:rsid w:val="006351D8"/>
    <w:rsid w:val="00635954"/>
    <w:rsid w:val="006369EA"/>
    <w:rsid w:val="00637163"/>
    <w:rsid w:val="006373DE"/>
    <w:rsid w:val="00640F11"/>
    <w:rsid w:val="00641CC5"/>
    <w:rsid w:val="00644673"/>
    <w:rsid w:val="00645D86"/>
    <w:rsid w:val="0064668E"/>
    <w:rsid w:val="006472EC"/>
    <w:rsid w:val="00647414"/>
    <w:rsid w:val="00647721"/>
    <w:rsid w:val="0065159A"/>
    <w:rsid w:val="00651BE0"/>
    <w:rsid w:val="00652312"/>
    <w:rsid w:val="0065250B"/>
    <w:rsid w:val="006532A3"/>
    <w:rsid w:val="00654200"/>
    <w:rsid w:val="00654CDB"/>
    <w:rsid w:val="0065580C"/>
    <w:rsid w:val="00655834"/>
    <w:rsid w:val="00656714"/>
    <w:rsid w:val="0065779E"/>
    <w:rsid w:val="00657BFC"/>
    <w:rsid w:val="00660109"/>
    <w:rsid w:val="00661190"/>
    <w:rsid w:val="00661EA4"/>
    <w:rsid w:val="00661EBB"/>
    <w:rsid w:val="00662B93"/>
    <w:rsid w:val="0066573D"/>
    <w:rsid w:val="006659B8"/>
    <w:rsid w:val="00665D34"/>
    <w:rsid w:val="00666A1D"/>
    <w:rsid w:val="00666F95"/>
    <w:rsid w:val="0066752B"/>
    <w:rsid w:val="00671B37"/>
    <w:rsid w:val="00672909"/>
    <w:rsid w:val="0067344B"/>
    <w:rsid w:val="0067409E"/>
    <w:rsid w:val="006741C6"/>
    <w:rsid w:val="006742C3"/>
    <w:rsid w:val="006752DC"/>
    <w:rsid w:val="0067654C"/>
    <w:rsid w:val="00677CD0"/>
    <w:rsid w:val="00677EDB"/>
    <w:rsid w:val="00680151"/>
    <w:rsid w:val="006811C0"/>
    <w:rsid w:val="00681B9A"/>
    <w:rsid w:val="00681E38"/>
    <w:rsid w:val="006828DE"/>
    <w:rsid w:val="00682B9B"/>
    <w:rsid w:val="00682EB6"/>
    <w:rsid w:val="006830C6"/>
    <w:rsid w:val="0068364F"/>
    <w:rsid w:val="00683F12"/>
    <w:rsid w:val="006852F7"/>
    <w:rsid w:val="00685786"/>
    <w:rsid w:val="00685E01"/>
    <w:rsid w:val="006861CE"/>
    <w:rsid w:val="00686353"/>
    <w:rsid w:val="00686A93"/>
    <w:rsid w:val="00686E2D"/>
    <w:rsid w:val="00686E6F"/>
    <w:rsid w:val="00687B5C"/>
    <w:rsid w:val="00687CCC"/>
    <w:rsid w:val="00690FC8"/>
    <w:rsid w:val="00694A83"/>
    <w:rsid w:val="00694D99"/>
    <w:rsid w:val="00696276"/>
    <w:rsid w:val="00696371"/>
    <w:rsid w:val="00697B85"/>
    <w:rsid w:val="00697E99"/>
    <w:rsid w:val="006A0CD2"/>
    <w:rsid w:val="006A1F32"/>
    <w:rsid w:val="006A384D"/>
    <w:rsid w:val="006A5B2F"/>
    <w:rsid w:val="006A6C99"/>
    <w:rsid w:val="006A6DE1"/>
    <w:rsid w:val="006A73E2"/>
    <w:rsid w:val="006B0189"/>
    <w:rsid w:val="006B0C19"/>
    <w:rsid w:val="006B300C"/>
    <w:rsid w:val="006B32B6"/>
    <w:rsid w:val="006B5BFC"/>
    <w:rsid w:val="006B7FF5"/>
    <w:rsid w:val="006C1308"/>
    <w:rsid w:val="006C258F"/>
    <w:rsid w:val="006C2CF9"/>
    <w:rsid w:val="006C304E"/>
    <w:rsid w:val="006C4401"/>
    <w:rsid w:val="006C4CC9"/>
    <w:rsid w:val="006C556D"/>
    <w:rsid w:val="006C75BA"/>
    <w:rsid w:val="006C7C7A"/>
    <w:rsid w:val="006D17F3"/>
    <w:rsid w:val="006D1A76"/>
    <w:rsid w:val="006D25CA"/>
    <w:rsid w:val="006D484B"/>
    <w:rsid w:val="006D4894"/>
    <w:rsid w:val="006D6DC8"/>
    <w:rsid w:val="006D7084"/>
    <w:rsid w:val="006D743E"/>
    <w:rsid w:val="006E1235"/>
    <w:rsid w:val="006E19DC"/>
    <w:rsid w:val="006E1DA3"/>
    <w:rsid w:val="006E4238"/>
    <w:rsid w:val="006E70F1"/>
    <w:rsid w:val="006F132E"/>
    <w:rsid w:val="006F179C"/>
    <w:rsid w:val="006F18A6"/>
    <w:rsid w:val="006F1ABF"/>
    <w:rsid w:val="006F1C42"/>
    <w:rsid w:val="006F304C"/>
    <w:rsid w:val="006F407B"/>
    <w:rsid w:val="006F4410"/>
    <w:rsid w:val="006F4883"/>
    <w:rsid w:val="006F588C"/>
    <w:rsid w:val="006F66D7"/>
    <w:rsid w:val="006F7DB6"/>
    <w:rsid w:val="00700248"/>
    <w:rsid w:val="00700EEA"/>
    <w:rsid w:val="007026C5"/>
    <w:rsid w:val="0070395E"/>
    <w:rsid w:val="0070483E"/>
    <w:rsid w:val="007053F3"/>
    <w:rsid w:val="00705614"/>
    <w:rsid w:val="00706450"/>
    <w:rsid w:val="00706B1D"/>
    <w:rsid w:val="00707AC8"/>
    <w:rsid w:val="007101D0"/>
    <w:rsid w:val="0071105C"/>
    <w:rsid w:val="0071201C"/>
    <w:rsid w:val="00712FC9"/>
    <w:rsid w:val="0071543D"/>
    <w:rsid w:val="00715AAC"/>
    <w:rsid w:val="007170EF"/>
    <w:rsid w:val="007216C6"/>
    <w:rsid w:val="00722294"/>
    <w:rsid w:val="007239A7"/>
    <w:rsid w:val="007251A5"/>
    <w:rsid w:val="00725A9D"/>
    <w:rsid w:val="00725AD6"/>
    <w:rsid w:val="00725F49"/>
    <w:rsid w:val="00726AF6"/>
    <w:rsid w:val="007277ED"/>
    <w:rsid w:val="007316D5"/>
    <w:rsid w:val="00731992"/>
    <w:rsid w:val="0073206C"/>
    <w:rsid w:val="00732B28"/>
    <w:rsid w:val="00732EEB"/>
    <w:rsid w:val="00733FE8"/>
    <w:rsid w:val="0073505C"/>
    <w:rsid w:val="00736C45"/>
    <w:rsid w:val="0074056B"/>
    <w:rsid w:val="00740A30"/>
    <w:rsid w:val="007422BB"/>
    <w:rsid w:val="00744718"/>
    <w:rsid w:val="00744C92"/>
    <w:rsid w:val="00744E7F"/>
    <w:rsid w:val="0074671B"/>
    <w:rsid w:val="007469FD"/>
    <w:rsid w:val="00746A55"/>
    <w:rsid w:val="007475C7"/>
    <w:rsid w:val="00747621"/>
    <w:rsid w:val="00750EFE"/>
    <w:rsid w:val="00751093"/>
    <w:rsid w:val="00751A1F"/>
    <w:rsid w:val="0075221E"/>
    <w:rsid w:val="00752CFB"/>
    <w:rsid w:val="00753CA7"/>
    <w:rsid w:val="00753E20"/>
    <w:rsid w:val="007548E9"/>
    <w:rsid w:val="007549E5"/>
    <w:rsid w:val="007561A3"/>
    <w:rsid w:val="007568DE"/>
    <w:rsid w:val="00756EF0"/>
    <w:rsid w:val="00761230"/>
    <w:rsid w:val="00761BF0"/>
    <w:rsid w:val="007642FD"/>
    <w:rsid w:val="00765BFC"/>
    <w:rsid w:val="00765E92"/>
    <w:rsid w:val="0076601D"/>
    <w:rsid w:val="00767E20"/>
    <w:rsid w:val="00771358"/>
    <w:rsid w:val="00771479"/>
    <w:rsid w:val="00772B34"/>
    <w:rsid w:val="007731D1"/>
    <w:rsid w:val="00773FB0"/>
    <w:rsid w:val="00774C25"/>
    <w:rsid w:val="00774DF2"/>
    <w:rsid w:val="00777063"/>
    <w:rsid w:val="00777DDD"/>
    <w:rsid w:val="00782A31"/>
    <w:rsid w:val="00783036"/>
    <w:rsid w:val="007842AF"/>
    <w:rsid w:val="00784E8B"/>
    <w:rsid w:val="007850B1"/>
    <w:rsid w:val="0078625B"/>
    <w:rsid w:val="007870E0"/>
    <w:rsid w:val="007872D6"/>
    <w:rsid w:val="00790436"/>
    <w:rsid w:val="00790AA5"/>
    <w:rsid w:val="00791CDA"/>
    <w:rsid w:val="00792413"/>
    <w:rsid w:val="00792921"/>
    <w:rsid w:val="00797779"/>
    <w:rsid w:val="007A130E"/>
    <w:rsid w:val="007A167F"/>
    <w:rsid w:val="007A1FAC"/>
    <w:rsid w:val="007A27E6"/>
    <w:rsid w:val="007A3E6A"/>
    <w:rsid w:val="007A48FC"/>
    <w:rsid w:val="007A656E"/>
    <w:rsid w:val="007A697B"/>
    <w:rsid w:val="007A6A1F"/>
    <w:rsid w:val="007A7D98"/>
    <w:rsid w:val="007B2FA7"/>
    <w:rsid w:val="007B3111"/>
    <w:rsid w:val="007B3A0E"/>
    <w:rsid w:val="007B46F5"/>
    <w:rsid w:val="007B4D70"/>
    <w:rsid w:val="007B53DD"/>
    <w:rsid w:val="007B579A"/>
    <w:rsid w:val="007B721C"/>
    <w:rsid w:val="007B74E1"/>
    <w:rsid w:val="007C06B1"/>
    <w:rsid w:val="007C1246"/>
    <w:rsid w:val="007C125C"/>
    <w:rsid w:val="007C38A4"/>
    <w:rsid w:val="007C45BF"/>
    <w:rsid w:val="007C4697"/>
    <w:rsid w:val="007C5395"/>
    <w:rsid w:val="007C55DE"/>
    <w:rsid w:val="007C5A23"/>
    <w:rsid w:val="007C6295"/>
    <w:rsid w:val="007C6B77"/>
    <w:rsid w:val="007C709F"/>
    <w:rsid w:val="007C7261"/>
    <w:rsid w:val="007C7DA5"/>
    <w:rsid w:val="007D1DA1"/>
    <w:rsid w:val="007D2381"/>
    <w:rsid w:val="007D25FB"/>
    <w:rsid w:val="007D2B46"/>
    <w:rsid w:val="007D4208"/>
    <w:rsid w:val="007D5807"/>
    <w:rsid w:val="007D635C"/>
    <w:rsid w:val="007D67DA"/>
    <w:rsid w:val="007D6D16"/>
    <w:rsid w:val="007D74F7"/>
    <w:rsid w:val="007E0C51"/>
    <w:rsid w:val="007E1A16"/>
    <w:rsid w:val="007E1C67"/>
    <w:rsid w:val="007E348A"/>
    <w:rsid w:val="007E3983"/>
    <w:rsid w:val="007E69CB"/>
    <w:rsid w:val="007E6FC6"/>
    <w:rsid w:val="007F1AC0"/>
    <w:rsid w:val="007F25EC"/>
    <w:rsid w:val="007F37A4"/>
    <w:rsid w:val="007F3D09"/>
    <w:rsid w:val="007F4E0F"/>
    <w:rsid w:val="007F5297"/>
    <w:rsid w:val="007F61C8"/>
    <w:rsid w:val="007F63E1"/>
    <w:rsid w:val="00800566"/>
    <w:rsid w:val="00800A42"/>
    <w:rsid w:val="00800E60"/>
    <w:rsid w:val="008011C2"/>
    <w:rsid w:val="008028BD"/>
    <w:rsid w:val="00802E88"/>
    <w:rsid w:val="00803121"/>
    <w:rsid w:val="0080415E"/>
    <w:rsid w:val="0080497F"/>
    <w:rsid w:val="00804F45"/>
    <w:rsid w:val="008050B6"/>
    <w:rsid w:val="008053F4"/>
    <w:rsid w:val="00805596"/>
    <w:rsid w:val="0081074D"/>
    <w:rsid w:val="0081086C"/>
    <w:rsid w:val="008122E8"/>
    <w:rsid w:val="008137C7"/>
    <w:rsid w:val="00814C20"/>
    <w:rsid w:val="00814FFC"/>
    <w:rsid w:val="0081575F"/>
    <w:rsid w:val="00815A7B"/>
    <w:rsid w:val="008161E9"/>
    <w:rsid w:val="0081655B"/>
    <w:rsid w:val="00820044"/>
    <w:rsid w:val="008203E2"/>
    <w:rsid w:val="0082171C"/>
    <w:rsid w:val="00821883"/>
    <w:rsid w:val="008218DD"/>
    <w:rsid w:val="008226E8"/>
    <w:rsid w:val="00823A3D"/>
    <w:rsid w:val="00823BB5"/>
    <w:rsid w:val="00823F0A"/>
    <w:rsid w:val="008240FC"/>
    <w:rsid w:val="00825476"/>
    <w:rsid w:val="00826681"/>
    <w:rsid w:val="00827348"/>
    <w:rsid w:val="0082739E"/>
    <w:rsid w:val="00827D62"/>
    <w:rsid w:val="00827DEF"/>
    <w:rsid w:val="00827F4B"/>
    <w:rsid w:val="0083001F"/>
    <w:rsid w:val="0083044C"/>
    <w:rsid w:val="00830DA6"/>
    <w:rsid w:val="008314A0"/>
    <w:rsid w:val="008322A4"/>
    <w:rsid w:val="008337FC"/>
    <w:rsid w:val="008352CF"/>
    <w:rsid w:val="00836452"/>
    <w:rsid w:val="00837355"/>
    <w:rsid w:val="00837D7B"/>
    <w:rsid w:val="008406E8"/>
    <w:rsid w:val="008407E9"/>
    <w:rsid w:val="00841A59"/>
    <w:rsid w:val="008433B4"/>
    <w:rsid w:val="00843C35"/>
    <w:rsid w:val="0084421D"/>
    <w:rsid w:val="00844314"/>
    <w:rsid w:val="008443FB"/>
    <w:rsid w:val="00844DEE"/>
    <w:rsid w:val="00846F8D"/>
    <w:rsid w:val="00847AC9"/>
    <w:rsid w:val="008503FC"/>
    <w:rsid w:val="00851623"/>
    <w:rsid w:val="00851B64"/>
    <w:rsid w:val="0085261D"/>
    <w:rsid w:val="008538D8"/>
    <w:rsid w:val="008561B5"/>
    <w:rsid w:val="00856214"/>
    <w:rsid w:val="008575DF"/>
    <w:rsid w:val="00857FDF"/>
    <w:rsid w:val="008607F3"/>
    <w:rsid w:val="00861994"/>
    <w:rsid w:val="00862253"/>
    <w:rsid w:val="0086418B"/>
    <w:rsid w:val="0086429C"/>
    <w:rsid w:val="00866921"/>
    <w:rsid w:val="008669E4"/>
    <w:rsid w:val="00866A66"/>
    <w:rsid w:val="00867170"/>
    <w:rsid w:val="008674BD"/>
    <w:rsid w:val="008679C6"/>
    <w:rsid w:val="0087158E"/>
    <w:rsid w:val="00871643"/>
    <w:rsid w:val="00871D36"/>
    <w:rsid w:val="00871DE0"/>
    <w:rsid w:val="00873774"/>
    <w:rsid w:val="00873FD0"/>
    <w:rsid w:val="008742E4"/>
    <w:rsid w:val="008746FD"/>
    <w:rsid w:val="008759ED"/>
    <w:rsid w:val="008762A5"/>
    <w:rsid w:val="008775F6"/>
    <w:rsid w:val="00880385"/>
    <w:rsid w:val="0088105A"/>
    <w:rsid w:val="00881499"/>
    <w:rsid w:val="00883D6C"/>
    <w:rsid w:val="0089042C"/>
    <w:rsid w:val="008906F6"/>
    <w:rsid w:val="008920F6"/>
    <w:rsid w:val="00892DF9"/>
    <w:rsid w:val="0089418B"/>
    <w:rsid w:val="00894F66"/>
    <w:rsid w:val="00895133"/>
    <w:rsid w:val="008952F8"/>
    <w:rsid w:val="00895349"/>
    <w:rsid w:val="008955B6"/>
    <w:rsid w:val="00895F9A"/>
    <w:rsid w:val="0089688A"/>
    <w:rsid w:val="008969BD"/>
    <w:rsid w:val="00897A8F"/>
    <w:rsid w:val="008A03CC"/>
    <w:rsid w:val="008A0DA2"/>
    <w:rsid w:val="008A1DCA"/>
    <w:rsid w:val="008A2399"/>
    <w:rsid w:val="008A28CB"/>
    <w:rsid w:val="008A44A3"/>
    <w:rsid w:val="008A505E"/>
    <w:rsid w:val="008A62F4"/>
    <w:rsid w:val="008A75F7"/>
    <w:rsid w:val="008A7ACA"/>
    <w:rsid w:val="008B1296"/>
    <w:rsid w:val="008B4688"/>
    <w:rsid w:val="008B4E39"/>
    <w:rsid w:val="008B5B5B"/>
    <w:rsid w:val="008B6759"/>
    <w:rsid w:val="008B736F"/>
    <w:rsid w:val="008B778F"/>
    <w:rsid w:val="008B7C4A"/>
    <w:rsid w:val="008C0806"/>
    <w:rsid w:val="008C2AC0"/>
    <w:rsid w:val="008C377F"/>
    <w:rsid w:val="008C4080"/>
    <w:rsid w:val="008C53E4"/>
    <w:rsid w:val="008C5BD7"/>
    <w:rsid w:val="008C5E4F"/>
    <w:rsid w:val="008C600A"/>
    <w:rsid w:val="008C609D"/>
    <w:rsid w:val="008C6181"/>
    <w:rsid w:val="008C6346"/>
    <w:rsid w:val="008D00D8"/>
    <w:rsid w:val="008D014C"/>
    <w:rsid w:val="008D0DDE"/>
    <w:rsid w:val="008D1690"/>
    <w:rsid w:val="008D1F5E"/>
    <w:rsid w:val="008D378D"/>
    <w:rsid w:val="008D5D87"/>
    <w:rsid w:val="008D70D5"/>
    <w:rsid w:val="008D73A5"/>
    <w:rsid w:val="008D7D8D"/>
    <w:rsid w:val="008E0496"/>
    <w:rsid w:val="008E2603"/>
    <w:rsid w:val="008E2AB6"/>
    <w:rsid w:val="008E2BE8"/>
    <w:rsid w:val="008E2DCA"/>
    <w:rsid w:val="008E33C5"/>
    <w:rsid w:val="008E4838"/>
    <w:rsid w:val="008E490B"/>
    <w:rsid w:val="008E5009"/>
    <w:rsid w:val="008E5DF5"/>
    <w:rsid w:val="008E7BD6"/>
    <w:rsid w:val="008F2583"/>
    <w:rsid w:val="008F3B4A"/>
    <w:rsid w:val="008F64FF"/>
    <w:rsid w:val="008F78E0"/>
    <w:rsid w:val="008F7E7F"/>
    <w:rsid w:val="0090163A"/>
    <w:rsid w:val="009019B6"/>
    <w:rsid w:val="009024C5"/>
    <w:rsid w:val="00902A79"/>
    <w:rsid w:val="00906078"/>
    <w:rsid w:val="0090775C"/>
    <w:rsid w:val="00907E8F"/>
    <w:rsid w:val="009104B1"/>
    <w:rsid w:val="0091169A"/>
    <w:rsid w:val="00911A3B"/>
    <w:rsid w:val="00911F6E"/>
    <w:rsid w:val="009148FA"/>
    <w:rsid w:val="00914962"/>
    <w:rsid w:val="0091552A"/>
    <w:rsid w:val="0091560E"/>
    <w:rsid w:val="00920A92"/>
    <w:rsid w:val="009210D1"/>
    <w:rsid w:val="009211F2"/>
    <w:rsid w:val="00922989"/>
    <w:rsid w:val="00924029"/>
    <w:rsid w:val="00925C65"/>
    <w:rsid w:val="009267C3"/>
    <w:rsid w:val="009307E1"/>
    <w:rsid w:val="00930D43"/>
    <w:rsid w:val="0093183E"/>
    <w:rsid w:val="0093246A"/>
    <w:rsid w:val="00935A3E"/>
    <w:rsid w:val="009379EF"/>
    <w:rsid w:val="00937B8B"/>
    <w:rsid w:val="0094052E"/>
    <w:rsid w:val="00941480"/>
    <w:rsid w:val="00942603"/>
    <w:rsid w:val="00942AEB"/>
    <w:rsid w:val="00942BFA"/>
    <w:rsid w:val="00943CDD"/>
    <w:rsid w:val="00944056"/>
    <w:rsid w:val="00944A7C"/>
    <w:rsid w:val="00945C00"/>
    <w:rsid w:val="00947124"/>
    <w:rsid w:val="009475B8"/>
    <w:rsid w:val="009475C0"/>
    <w:rsid w:val="00947D8E"/>
    <w:rsid w:val="00947E64"/>
    <w:rsid w:val="00947E9B"/>
    <w:rsid w:val="0095136A"/>
    <w:rsid w:val="00953432"/>
    <w:rsid w:val="009546EB"/>
    <w:rsid w:val="009555F2"/>
    <w:rsid w:val="00955B5A"/>
    <w:rsid w:val="00955D7A"/>
    <w:rsid w:val="00955FB9"/>
    <w:rsid w:val="00956101"/>
    <w:rsid w:val="00956107"/>
    <w:rsid w:val="009579C8"/>
    <w:rsid w:val="00957A14"/>
    <w:rsid w:val="00961E81"/>
    <w:rsid w:val="009626C3"/>
    <w:rsid w:val="00963CFC"/>
    <w:rsid w:val="00964DFF"/>
    <w:rsid w:val="00964EE0"/>
    <w:rsid w:val="009652EB"/>
    <w:rsid w:val="0096553F"/>
    <w:rsid w:val="00966F5F"/>
    <w:rsid w:val="0096746F"/>
    <w:rsid w:val="009707A6"/>
    <w:rsid w:val="00970836"/>
    <w:rsid w:val="0097159C"/>
    <w:rsid w:val="00971619"/>
    <w:rsid w:val="00972686"/>
    <w:rsid w:val="009729B4"/>
    <w:rsid w:val="00973623"/>
    <w:rsid w:val="00973BA1"/>
    <w:rsid w:val="00973E0A"/>
    <w:rsid w:val="00973E4B"/>
    <w:rsid w:val="00974DBA"/>
    <w:rsid w:val="0097554F"/>
    <w:rsid w:val="00975FB2"/>
    <w:rsid w:val="009773BD"/>
    <w:rsid w:val="00980453"/>
    <w:rsid w:val="0098128F"/>
    <w:rsid w:val="009826D0"/>
    <w:rsid w:val="0098373C"/>
    <w:rsid w:val="00984DF6"/>
    <w:rsid w:val="00984E17"/>
    <w:rsid w:val="00985486"/>
    <w:rsid w:val="009872C4"/>
    <w:rsid w:val="0099013E"/>
    <w:rsid w:val="00990470"/>
    <w:rsid w:val="00991671"/>
    <w:rsid w:val="00994124"/>
    <w:rsid w:val="00994378"/>
    <w:rsid w:val="00994ADB"/>
    <w:rsid w:val="00995968"/>
    <w:rsid w:val="00996214"/>
    <w:rsid w:val="00996B34"/>
    <w:rsid w:val="00996E6A"/>
    <w:rsid w:val="00996F9A"/>
    <w:rsid w:val="0099716B"/>
    <w:rsid w:val="00997507"/>
    <w:rsid w:val="0099793E"/>
    <w:rsid w:val="009A02C9"/>
    <w:rsid w:val="009A1C4C"/>
    <w:rsid w:val="009A361D"/>
    <w:rsid w:val="009A4932"/>
    <w:rsid w:val="009B132A"/>
    <w:rsid w:val="009B1D4F"/>
    <w:rsid w:val="009B3A62"/>
    <w:rsid w:val="009B4242"/>
    <w:rsid w:val="009B4B15"/>
    <w:rsid w:val="009B4C6F"/>
    <w:rsid w:val="009B5451"/>
    <w:rsid w:val="009B62CD"/>
    <w:rsid w:val="009B6605"/>
    <w:rsid w:val="009B6B1D"/>
    <w:rsid w:val="009C0B4B"/>
    <w:rsid w:val="009C0F9F"/>
    <w:rsid w:val="009C1218"/>
    <w:rsid w:val="009C1513"/>
    <w:rsid w:val="009C23FE"/>
    <w:rsid w:val="009C2E9F"/>
    <w:rsid w:val="009C3F41"/>
    <w:rsid w:val="009C41F9"/>
    <w:rsid w:val="009C531B"/>
    <w:rsid w:val="009D101A"/>
    <w:rsid w:val="009D22F5"/>
    <w:rsid w:val="009D2F2A"/>
    <w:rsid w:val="009D3272"/>
    <w:rsid w:val="009D3389"/>
    <w:rsid w:val="009D33D9"/>
    <w:rsid w:val="009D3BB2"/>
    <w:rsid w:val="009D44C4"/>
    <w:rsid w:val="009D45D2"/>
    <w:rsid w:val="009D4C07"/>
    <w:rsid w:val="009D4D86"/>
    <w:rsid w:val="009D4D8E"/>
    <w:rsid w:val="009D548A"/>
    <w:rsid w:val="009D5D29"/>
    <w:rsid w:val="009D6252"/>
    <w:rsid w:val="009D6B31"/>
    <w:rsid w:val="009E106B"/>
    <w:rsid w:val="009E1304"/>
    <w:rsid w:val="009E1E23"/>
    <w:rsid w:val="009E3B96"/>
    <w:rsid w:val="009E4D2E"/>
    <w:rsid w:val="009E5B84"/>
    <w:rsid w:val="009E5BAC"/>
    <w:rsid w:val="009F0147"/>
    <w:rsid w:val="009F15D9"/>
    <w:rsid w:val="009F16A7"/>
    <w:rsid w:val="009F3042"/>
    <w:rsid w:val="009F35AC"/>
    <w:rsid w:val="009F409B"/>
    <w:rsid w:val="009F4208"/>
    <w:rsid w:val="009F44C1"/>
    <w:rsid w:val="009F45ED"/>
    <w:rsid w:val="009F479B"/>
    <w:rsid w:val="009F488A"/>
    <w:rsid w:val="009F4F92"/>
    <w:rsid w:val="009F61A0"/>
    <w:rsid w:val="009F77B0"/>
    <w:rsid w:val="009F7EC1"/>
    <w:rsid w:val="00A0075A"/>
    <w:rsid w:val="00A02583"/>
    <w:rsid w:val="00A031F4"/>
    <w:rsid w:val="00A033F9"/>
    <w:rsid w:val="00A051B5"/>
    <w:rsid w:val="00A05ADE"/>
    <w:rsid w:val="00A070D8"/>
    <w:rsid w:val="00A0766C"/>
    <w:rsid w:val="00A07C82"/>
    <w:rsid w:val="00A1100F"/>
    <w:rsid w:val="00A13008"/>
    <w:rsid w:val="00A131D9"/>
    <w:rsid w:val="00A13D35"/>
    <w:rsid w:val="00A15528"/>
    <w:rsid w:val="00A16001"/>
    <w:rsid w:val="00A16422"/>
    <w:rsid w:val="00A1673A"/>
    <w:rsid w:val="00A2124D"/>
    <w:rsid w:val="00A24114"/>
    <w:rsid w:val="00A25B53"/>
    <w:rsid w:val="00A25EB1"/>
    <w:rsid w:val="00A3008E"/>
    <w:rsid w:val="00A30EA7"/>
    <w:rsid w:val="00A313EF"/>
    <w:rsid w:val="00A32E8C"/>
    <w:rsid w:val="00A33DA3"/>
    <w:rsid w:val="00A35218"/>
    <w:rsid w:val="00A3588C"/>
    <w:rsid w:val="00A37DD7"/>
    <w:rsid w:val="00A402F2"/>
    <w:rsid w:val="00A40941"/>
    <w:rsid w:val="00A4236E"/>
    <w:rsid w:val="00A4456E"/>
    <w:rsid w:val="00A4561B"/>
    <w:rsid w:val="00A45F3F"/>
    <w:rsid w:val="00A47EE9"/>
    <w:rsid w:val="00A50264"/>
    <w:rsid w:val="00A51A42"/>
    <w:rsid w:val="00A51C5E"/>
    <w:rsid w:val="00A520A4"/>
    <w:rsid w:val="00A52D10"/>
    <w:rsid w:val="00A53284"/>
    <w:rsid w:val="00A532A4"/>
    <w:rsid w:val="00A54FD9"/>
    <w:rsid w:val="00A55DF7"/>
    <w:rsid w:val="00A57DE5"/>
    <w:rsid w:val="00A621BF"/>
    <w:rsid w:val="00A62AAA"/>
    <w:rsid w:val="00A63963"/>
    <w:rsid w:val="00A639C4"/>
    <w:rsid w:val="00A65730"/>
    <w:rsid w:val="00A65F9B"/>
    <w:rsid w:val="00A66866"/>
    <w:rsid w:val="00A67187"/>
    <w:rsid w:val="00A6720F"/>
    <w:rsid w:val="00A71255"/>
    <w:rsid w:val="00A71E54"/>
    <w:rsid w:val="00A727F9"/>
    <w:rsid w:val="00A74097"/>
    <w:rsid w:val="00A74A1E"/>
    <w:rsid w:val="00A77EAB"/>
    <w:rsid w:val="00A8047A"/>
    <w:rsid w:val="00A8125B"/>
    <w:rsid w:val="00A81A75"/>
    <w:rsid w:val="00A84780"/>
    <w:rsid w:val="00A8491E"/>
    <w:rsid w:val="00A905E0"/>
    <w:rsid w:val="00A90786"/>
    <w:rsid w:val="00A909C4"/>
    <w:rsid w:val="00A9403F"/>
    <w:rsid w:val="00A954FD"/>
    <w:rsid w:val="00AA0CB4"/>
    <w:rsid w:val="00AA14E4"/>
    <w:rsid w:val="00AA16F1"/>
    <w:rsid w:val="00AA25C5"/>
    <w:rsid w:val="00AA2B8B"/>
    <w:rsid w:val="00AA5ADD"/>
    <w:rsid w:val="00AA5D49"/>
    <w:rsid w:val="00AB0AAD"/>
    <w:rsid w:val="00AB17B2"/>
    <w:rsid w:val="00AB45BD"/>
    <w:rsid w:val="00AB5EB5"/>
    <w:rsid w:val="00AB640D"/>
    <w:rsid w:val="00AB681C"/>
    <w:rsid w:val="00AB7015"/>
    <w:rsid w:val="00AB72A1"/>
    <w:rsid w:val="00AB78BB"/>
    <w:rsid w:val="00AC0607"/>
    <w:rsid w:val="00AC060A"/>
    <w:rsid w:val="00AC067B"/>
    <w:rsid w:val="00AC1C19"/>
    <w:rsid w:val="00AC481E"/>
    <w:rsid w:val="00AC4C86"/>
    <w:rsid w:val="00AC564E"/>
    <w:rsid w:val="00AC56A5"/>
    <w:rsid w:val="00AC5F6A"/>
    <w:rsid w:val="00AC6D9B"/>
    <w:rsid w:val="00AC713B"/>
    <w:rsid w:val="00AD059C"/>
    <w:rsid w:val="00AD147D"/>
    <w:rsid w:val="00AD26B9"/>
    <w:rsid w:val="00AD57C3"/>
    <w:rsid w:val="00AD72E4"/>
    <w:rsid w:val="00AD73FD"/>
    <w:rsid w:val="00AE036A"/>
    <w:rsid w:val="00AE058A"/>
    <w:rsid w:val="00AE0E3C"/>
    <w:rsid w:val="00AE146F"/>
    <w:rsid w:val="00AE27D3"/>
    <w:rsid w:val="00AE3292"/>
    <w:rsid w:val="00AE42EA"/>
    <w:rsid w:val="00AE623D"/>
    <w:rsid w:val="00AE66F1"/>
    <w:rsid w:val="00AE74EB"/>
    <w:rsid w:val="00AE7E00"/>
    <w:rsid w:val="00AE7E2E"/>
    <w:rsid w:val="00AF11BC"/>
    <w:rsid w:val="00AF15D5"/>
    <w:rsid w:val="00AF2E62"/>
    <w:rsid w:val="00AF3062"/>
    <w:rsid w:val="00AF3ACC"/>
    <w:rsid w:val="00AF3F5C"/>
    <w:rsid w:val="00AF4388"/>
    <w:rsid w:val="00AF626E"/>
    <w:rsid w:val="00AF69E7"/>
    <w:rsid w:val="00AF6F25"/>
    <w:rsid w:val="00AF7571"/>
    <w:rsid w:val="00B04F7A"/>
    <w:rsid w:val="00B05F03"/>
    <w:rsid w:val="00B05FB5"/>
    <w:rsid w:val="00B069A5"/>
    <w:rsid w:val="00B11CD3"/>
    <w:rsid w:val="00B11CF3"/>
    <w:rsid w:val="00B11EB5"/>
    <w:rsid w:val="00B11F86"/>
    <w:rsid w:val="00B12EAF"/>
    <w:rsid w:val="00B1450E"/>
    <w:rsid w:val="00B16EA5"/>
    <w:rsid w:val="00B16F89"/>
    <w:rsid w:val="00B17676"/>
    <w:rsid w:val="00B17AB3"/>
    <w:rsid w:val="00B22530"/>
    <w:rsid w:val="00B23939"/>
    <w:rsid w:val="00B26EED"/>
    <w:rsid w:val="00B30079"/>
    <w:rsid w:val="00B30557"/>
    <w:rsid w:val="00B30B9A"/>
    <w:rsid w:val="00B3119E"/>
    <w:rsid w:val="00B31733"/>
    <w:rsid w:val="00B31802"/>
    <w:rsid w:val="00B31DE7"/>
    <w:rsid w:val="00B33510"/>
    <w:rsid w:val="00B3554F"/>
    <w:rsid w:val="00B369FE"/>
    <w:rsid w:val="00B36C0C"/>
    <w:rsid w:val="00B37574"/>
    <w:rsid w:val="00B40912"/>
    <w:rsid w:val="00B40A6F"/>
    <w:rsid w:val="00B4115F"/>
    <w:rsid w:val="00B4120F"/>
    <w:rsid w:val="00B42AB2"/>
    <w:rsid w:val="00B42FAA"/>
    <w:rsid w:val="00B43EE0"/>
    <w:rsid w:val="00B458E9"/>
    <w:rsid w:val="00B46E16"/>
    <w:rsid w:val="00B4735B"/>
    <w:rsid w:val="00B475BB"/>
    <w:rsid w:val="00B50A61"/>
    <w:rsid w:val="00B51A29"/>
    <w:rsid w:val="00B52FF0"/>
    <w:rsid w:val="00B530F4"/>
    <w:rsid w:val="00B54D40"/>
    <w:rsid w:val="00B54DFD"/>
    <w:rsid w:val="00B5582D"/>
    <w:rsid w:val="00B5710F"/>
    <w:rsid w:val="00B57265"/>
    <w:rsid w:val="00B57267"/>
    <w:rsid w:val="00B574AC"/>
    <w:rsid w:val="00B57B7C"/>
    <w:rsid w:val="00B6023E"/>
    <w:rsid w:val="00B60E0F"/>
    <w:rsid w:val="00B61E38"/>
    <w:rsid w:val="00B62029"/>
    <w:rsid w:val="00B62ABC"/>
    <w:rsid w:val="00B63294"/>
    <w:rsid w:val="00B639B8"/>
    <w:rsid w:val="00B639CA"/>
    <w:rsid w:val="00B642ED"/>
    <w:rsid w:val="00B645DB"/>
    <w:rsid w:val="00B656BC"/>
    <w:rsid w:val="00B66F00"/>
    <w:rsid w:val="00B67523"/>
    <w:rsid w:val="00B67C0F"/>
    <w:rsid w:val="00B72BDA"/>
    <w:rsid w:val="00B73C3B"/>
    <w:rsid w:val="00B73ECD"/>
    <w:rsid w:val="00B743E2"/>
    <w:rsid w:val="00B74B9C"/>
    <w:rsid w:val="00B7787B"/>
    <w:rsid w:val="00B805B9"/>
    <w:rsid w:val="00B816DE"/>
    <w:rsid w:val="00B8294C"/>
    <w:rsid w:val="00B82EB2"/>
    <w:rsid w:val="00B84A92"/>
    <w:rsid w:val="00B84DE2"/>
    <w:rsid w:val="00B851E8"/>
    <w:rsid w:val="00B861CF"/>
    <w:rsid w:val="00B863E8"/>
    <w:rsid w:val="00B875F0"/>
    <w:rsid w:val="00B87714"/>
    <w:rsid w:val="00B87781"/>
    <w:rsid w:val="00B90847"/>
    <w:rsid w:val="00B919B2"/>
    <w:rsid w:val="00B937F4"/>
    <w:rsid w:val="00B9526F"/>
    <w:rsid w:val="00B95814"/>
    <w:rsid w:val="00BA0815"/>
    <w:rsid w:val="00BA0A84"/>
    <w:rsid w:val="00BA1DE7"/>
    <w:rsid w:val="00BA2F42"/>
    <w:rsid w:val="00BA3016"/>
    <w:rsid w:val="00BA34DD"/>
    <w:rsid w:val="00BA53BF"/>
    <w:rsid w:val="00BA6B6D"/>
    <w:rsid w:val="00BA6C34"/>
    <w:rsid w:val="00BB10B4"/>
    <w:rsid w:val="00BB1118"/>
    <w:rsid w:val="00BB111A"/>
    <w:rsid w:val="00BB12F6"/>
    <w:rsid w:val="00BB1CA3"/>
    <w:rsid w:val="00BB273D"/>
    <w:rsid w:val="00BB4CB7"/>
    <w:rsid w:val="00BB5B8D"/>
    <w:rsid w:val="00BB5E85"/>
    <w:rsid w:val="00BB5FD1"/>
    <w:rsid w:val="00BB68F5"/>
    <w:rsid w:val="00BC16BC"/>
    <w:rsid w:val="00BC1DC0"/>
    <w:rsid w:val="00BC1EED"/>
    <w:rsid w:val="00BC2989"/>
    <w:rsid w:val="00BC2C98"/>
    <w:rsid w:val="00BC3B98"/>
    <w:rsid w:val="00BC3BCB"/>
    <w:rsid w:val="00BC52F7"/>
    <w:rsid w:val="00BC5ED1"/>
    <w:rsid w:val="00BC6361"/>
    <w:rsid w:val="00BC63B2"/>
    <w:rsid w:val="00BC65CE"/>
    <w:rsid w:val="00BC7BC9"/>
    <w:rsid w:val="00BD07C8"/>
    <w:rsid w:val="00BD0FA9"/>
    <w:rsid w:val="00BD1331"/>
    <w:rsid w:val="00BD15C2"/>
    <w:rsid w:val="00BD1928"/>
    <w:rsid w:val="00BD4005"/>
    <w:rsid w:val="00BD4329"/>
    <w:rsid w:val="00BD7743"/>
    <w:rsid w:val="00BD7B58"/>
    <w:rsid w:val="00BE0A1D"/>
    <w:rsid w:val="00BE221C"/>
    <w:rsid w:val="00BE3485"/>
    <w:rsid w:val="00BE35B4"/>
    <w:rsid w:val="00BE43D1"/>
    <w:rsid w:val="00BE4830"/>
    <w:rsid w:val="00BE4C25"/>
    <w:rsid w:val="00BE54A0"/>
    <w:rsid w:val="00BE5A9F"/>
    <w:rsid w:val="00BE5BF8"/>
    <w:rsid w:val="00BE6761"/>
    <w:rsid w:val="00BE69C9"/>
    <w:rsid w:val="00BE7BAA"/>
    <w:rsid w:val="00BF03F1"/>
    <w:rsid w:val="00BF12AD"/>
    <w:rsid w:val="00BF232B"/>
    <w:rsid w:val="00BF5BC5"/>
    <w:rsid w:val="00BF5F31"/>
    <w:rsid w:val="00BF6F60"/>
    <w:rsid w:val="00BF7407"/>
    <w:rsid w:val="00BF7632"/>
    <w:rsid w:val="00BF7AFF"/>
    <w:rsid w:val="00BF7C97"/>
    <w:rsid w:val="00BF7F2B"/>
    <w:rsid w:val="00C005CC"/>
    <w:rsid w:val="00C01ACE"/>
    <w:rsid w:val="00C02084"/>
    <w:rsid w:val="00C035E3"/>
    <w:rsid w:val="00C037BF"/>
    <w:rsid w:val="00C03C2C"/>
    <w:rsid w:val="00C03E1E"/>
    <w:rsid w:val="00C04B73"/>
    <w:rsid w:val="00C06295"/>
    <w:rsid w:val="00C06C56"/>
    <w:rsid w:val="00C07951"/>
    <w:rsid w:val="00C104AB"/>
    <w:rsid w:val="00C12557"/>
    <w:rsid w:val="00C127E4"/>
    <w:rsid w:val="00C12802"/>
    <w:rsid w:val="00C13524"/>
    <w:rsid w:val="00C159C9"/>
    <w:rsid w:val="00C17164"/>
    <w:rsid w:val="00C206A5"/>
    <w:rsid w:val="00C2093F"/>
    <w:rsid w:val="00C214D5"/>
    <w:rsid w:val="00C228C1"/>
    <w:rsid w:val="00C2307C"/>
    <w:rsid w:val="00C236B1"/>
    <w:rsid w:val="00C236E8"/>
    <w:rsid w:val="00C23BAD"/>
    <w:rsid w:val="00C23EEC"/>
    <w:rsid w:val="00C2404C"/>
    <w:rsid w:val="00C244BB"/>
    <w:rsid w:val="00C248BA"/>
    <w:rsid w:val="00C249CC"/>
    <w:rsid w:val="00C24FE2"/>
    <w:rsid w:val="00C254DA"/>
    <w:rsid w:val="00C25E6C"/>
    <w:rsid w:val="00C25FCE"/>
    <w:rsid w:val="00C26883"/>
    <w:rsid w:val="00C270DF"/>
    <w:rsid w:val="00C278CE"/>
    <w:rsid w:val="00C325A9"/>
    <w:rsid w:val="00C32E01"/>
    <w:rsid w:val="00C334D0"/>
    <w:rsid w:val="00C34240"/>
    <w:rsid w:val="00C344A9"/>
    <w:rsid w:val="00C3626E"/>
    <w:rsid w:val="00C417A1"/>
    <w:rsid w:val="00C41CB0"/>
    <w:rsid w:val="00C41DE9"/>
    <w:rsid w:val="00C43EEA"/>
    <w:rsid w:val="00C44392"/>
    <w:rsid w:val="00C45B1D"/>
    <w:rsid w:val="00C46577"/>
    <w:rsid w:val="00C46DF2"/>
    <w:rsid w:val="00C50755"/>
    <w:rsid w:val="00C5114D"/>
    <w:rsid w:val="00C514BC"/>
    <w:rsid w:val="00C51E2F"/>
    <w:rsid w:val="00C545F1"/>
    <w:rsid w:val="00C54A59"/>
    <w:rsid w:val="00C60029"/>
    <w:rsid w:val="00C60DF6"/>
    <w:rsid w:val="00C61CFF"/>
    <w:rsid w:val="00C623AA"/>
    <w:rsid w:val="00C62A11"/>
    <w:rsid w:val="00C62DD5"/>
    <w:rsid w:val="00C63EF8"/>
    <w:rsid w:val="00C6427C"/>
    <w:rsid w:val="00C70311"/>
    <w:rsid w:val="00C71488"/>
    <w:rsid w:val="00C71A66"/>
    <w:rsid w:val="00C7239C"/>
    <w:rsid w:val="00C72A9F"/>
    <w:rsid w:val="00C744B5"/>
    <w:rsid w:val="00C7530B"/>
    <w:rsid w:val="00C7613D"/>
    <w:rsid w:val="00C77AAB"/>
    <w:rsid w:val="00C805A2"/>
    <w:rsid w:val="00C826A3"/>
    <w:rsid w:val="00C82DC9"/>
    <w:rsid w:val="00C855B9"/>
    <w:rsid w:val="00C85B6C"/>
    <w:rsid w:val="00C86757"/>
    <w:rsid w:val="00C86FE6"/>
    <w:rsid w:val="00C87F7D"/>
    <w:rsid w:val="00C91508"/>
    <w:rsid w:val="00C915CA"/>
    <w:rsid w:val="00C92A34"/>
    <w:rsid w:val="00C940E9"/>
    <w:rsid w:val="00C948D7"/>
    <w:rsid w:val="00C949BC"/>
    <w:rsid w:val="00C95D50"/>
    <w:rsid w:val="00C96925"/>
    <w:rsid w:val="00C96A9B"/>
    <w:rsid w:val="00C97EDC"/>
    <w:rsid w:val="00CA034B"/>
    <w:rsid w:val="00CA0754"/>
    <w:rsid w:val="00CA1B7C"/>
    <w:rsid w:val="00CA20B9"/>
    <w:rsid w:val="00CA384F"/>
    <w:rsid w:val="00CA4B98"/>
    <w:rsid w:val="00CA6F1D"/>
    <w:rsid w:val="00CA7312"/>
    <w:rsid w:val="00CA78B2"/>
    <w:rsid w:val="00CA7D1E"/>
    <w:rsid w:val="00CB0FEC"/>
    <w:rsid w:val="00CB1A1B"/>
    <w:rsid w:val="00CB3253"/>
    <w:rsid w:val="00CB35BF"/>
    <w:rsid w:val="00CB3F9E"/>
    <w:rsid w:val="00CB50BD"/>
    <w:rsid w:val="00CB5327"/>
    <w:rsid w:val="00CB7AC8"/>
    <w:rsid w:val="00CB7EBB"/>
    <w:rsid w:val="00CC0684"/>
    <w:rsid w:val="00CC075A"/>
    <w:rsid w:val="00CC1459"/>
    <w:rsid w:val="00CC19DA"/>
    <w:rsid w:val="00CC21F1"/>
    <w:rsid w:val="00CC27CF"/>
    <w:rsid w:val="00CC2F3B"/>
    <w:rsid w:val="00CC32D1"/>
    <w:rsid w:val="00CC4136"/>
    <w:rsid w:val="00CC4960"/>
    <w:rsid w:val="00CC4CA9"/>
    <w:rsid w:val="00CC4DAE"/>
    <w:rsid w:val="00CC4DB5"/>
    <w:rsid w:val="00CC53C4"/>
    <w:rsid w:val="00CC54CA"/>
    <w:rsid w:val="00CC573D"/>
    <w:rsid w:val="00CC5C53"/>
    <w:rsid w:val="00CC5E1E"/>
    <w:rsid w:val="00CD0F58"/>
    <w:rsid w:val="00CD1186"/>
    <w:rsid w:val="00CD36A9"/>
    <w:rsid w:val="00CD5282"/>
    <w:rsid w:val="00CD597B"/>
    <w:rsid w:val="00CD5A66"/>
    <w:rsid w:val="00CD5CFB"/>
    <w:rsid w:val="00CD7CB8"/>
    <w:rsid w:val="00CE02D0"/>
    <w:rsid w:val="00CE0CC0"/>
    <w:rsid w:val="00CE1EC6"/>
    <w:rsid w:val="00CE24C2"/>
    <w:rsid w:val="00CE26D3"/>
    <w:rsid w:val="00CE2C4A"/>
    <w:rsid w:val="00CE2FE7"/>
    <w:rsid w:val="00CE3477"/>
    <w:rsid w:val="00CE3880"/>
    <w:rsid w:val="00CE40E7"/>
    <w:rsid w:val="00CE4C56"/>
    <w:rsid w:val="00CE5506"/>
    <w:rsid w:val="00CE567A"/>
    <w:rsid w:val="00CE7AFC"/>
    <w:rsid w:val="00CF04B4"/>
    <w:rsid w:val="00CF1FD2"/>
    <w:rsid w:val="00CF5996"/>
    <w:rsid w:val="00CF5E65"/>
    <w:rsid w:val="00CF6575"/>
    <w:rsid w:val="00CF672E"/>
    <w:rsid w:val="00CF7906"/>
    <w:rsid w:val="00CF7F15"/>
    <w:rsid w:val="00D0074D"/>
    <w:rsid w:val="00D0279B"/>
    <w:rsid w:val="00D02A50"/>
    <w:rsid w:val="00D02DF2"/>
    <w:rsid w:val="00D03990"/>
    <w:rsid w:val="00D039D2"/>
    <w:rsid w:val="00D050A5"/>
    <w:rsid w:val="00D10A5B"/>
    <w:rsid w:val="00D11046"/>
    <w:rsid w:val="00D119F0"/>
    <w:rsid w:val="00D1235C"/>
    <w:rsid w:val="00D12E07"/>
    <w:rsid w:val="00D13450"/>
    <w:rsid w:val="00D13463"/>
    <w:rsid w:val="00D13D43"/>
    <w:rsid w:val="00D144EC"/>
    <w:rsid w:val="00D164BA"/>
    <w:rsid w:val="00D16505"/>
    <w:rsid w:val="00D17655"/>
    <w:rsid w:val="00D215CB"/>
    <w:rsid w:val="00D22CBF"/>
    <w:rsid w:val="00D230AC"/>
    <w:rsid w:val="00D232F1"/>
    <w:rsid w:val="00D24409"/>
    <w:rsid w:val="00D259C2"/>
    <w:rsid w:val="00D30320"/>
    <w:rsid w:val="00D309A8"/>
    <w:rsid w:val="00D32606"/>
    <w:rsid w:val="00D40AC8"/>
    <w:rsid w:val="00D4117E"/>
    <w:rsid w:val="00D411E1"/>
    <w:rsid w:val="00D433BC"/>
    <w:rsid w:val="00D437D9"/>
    <w:rsid w:val="00D440FE"/>
    <w:rsid w:val="00D444ED"/>
    <w:rsid w:val="00D4488A"/>
    <w:rsid w:val="00D45741"/>
    <w:rsid w:val="00D45872"/>
    <w:rsid w:val="00D4698F"/>
    <w:rsid w:val="00D46A08"/>
    <w:rsid w:val="00D47C22"/>
    <w:rsid w:val="00D501C0"/>
    <w:rsid w:val="00D5159E"/>
    <w:rsid w:val="00D53B7D"/>
    <w:rsid w:val="00D53F45"/>
    <w:rsid w:val="00D53FA8"/>
    <w:rsid w:val="00D55EDF"/>
    <w:rsid w:val="00D5754F"/>
    <w:rsid w:val="00D57ED9"/>
    <w:rsid w:val="00D60580"/>
    <w:rsid w:val="00D60A55"/>
    <w:rsid w:val="00D60F09"/>
    <w:rsid w:val="00D6130B"/>
    <w:rsid w:val="00D63555"/>
    <w:rsid w:val="00D6418A"/>
    <w:rsid w:val="00D65B8E"/>
    <w:rsid w:val="00D663AF"/>
    <w:rsid w:val="00D70892"/>
    <w:rsid w:val="00D70D29"/>
    <w:rsid w:val="00D72263"/>
    <w:rsid w:val="00D7229F"/>
    <w:rsid w:val="00D72346"/>
    <w:rsid w:val="00D731E2"/>
    <w:rsid w:val="00D74050"/>
    <w:rsid w:val="00D7571F"/>
    <w:rsid w:val="00D75C43"/>
    <w:rsid w:val="00D75F05"/>
    <w:rsid w:val="00D76D16"/>
    <w:rsid w:val="00D77ECD"/>
    <w:rsid w:val="00D802CE"/>
    <w:rsid w:val="00D8065B"/>
    <w:rsid w:val="00D81430"/>
    <w:rsid w:val="00D82914"/>
    <w:rsid w:val="00D8375A"/>
    <w:rsid w:val="00D83A31"/>
    <w:rsid w:val="00D83F18"/>
    <w:rsid w:val="00D8513D"/>
    <w:rsid w:val="00D87DA4"/>
    <w:rsid w:val="00D90C3B"/>
    <w:rsid w:val="00D91120"/>
    <w:rsid w:val="00D91229"/>
    <w:rsid w:val="00D912F8"/>
    <w:rsid w:val="00D926B0"/>
    <w:rsid w:val="00D92C3E"/>
    <w:rsid w:val="00D93EEB"/>
    <w:rsid w:val="00D95BDC"/>
    <w:rsid w:val="00D96177"/>
    <w:rsid w:val="00D97B60"/>
    <w:rsid w:val="00D97C91"/>
    <w:rsid w:val="00D97E49"/>
    <w:rsid w:val="00DA0D42"/>
    <w:rsid w:val="00DA199E"/>
    <w:rsid w:val="00DA3469"/>
    <w:rsid w:val="00DA402A"/>
    <w:rsid w:val="00DA7891"/>
    <w:rsid w:val="00DB0BC0"/>
    <w:rsid w:val="00DB4E55"/>
    <w:rsid w:val="00DB5991"/>
    <w:rsid w:val="00DB7178"/>
    <w:rsid w:val="00DB73BD"/>
    <w:rsid w:val="00DB7FDC"/>
    <w:rsid w:val="00DC13A1"/>
    <w:rsid w:val="00DC2A7D"/>
    <w:rsid w:val="00DC35FA"/>
    <w:rsid w:val="00DC49E0"/>
    <w:rsid w:val="00DC4F82"/>
    <w:rsid w:val="00DC5E43"/>
    <w:rsid w:val="00DC6A0C"/>
    <w:rsid w:val="00DC6F86"/>
    <w:rsid w:val="00DC7973"/>
    <w:rsid w:val="00DD02FF"/>
    <w:rsid w:val="00DD2915"/>
    <w:rsid w:val="00DD3034"/>
    <w:rsid w:val="00DD38A3"/>
    <w:rsid w:val="00DD3927"/>
    <w:rsid w:val="00DD3D02"/>
    <w:rsid w:val="00DD4842"/>
    <w:rsid w:val="00DD49CA"/>
    <w:rsid w:val="00DD4F2D"/>
    <w:rsid w:val="00DE0863"/>
    <w:rsid w:val="00DE118D"/>
    <w:rsid w:val="00DE2C2C"/>
    <w:rsid w:val="00DE3A76"/>
    <w:rsid w:val="00DE3F00"/>
    <w:rsid w:val="00DE49B8"/>
    <w:rsid w:val="00DE77B3"/>
    <w:rsid w:val="00DF07DF"/>
    <w:rsid w:val="00DF0E28"/>
    <w:rsid w:val="00DF2035"/>
    <w:rsid w:val="00DF2DBD"/>
    <w:rsid w:val="00DF44F9"/>
    <w:rsid w:val="00DF7323"/>
    <w:rsid w:val="00E0159F"/>
    <w:rsid w:val="00E02129"/>
    <w:rsid w:val="00E027D7"/>
    <w:rsid w:val="00E03490"/>
    <w:rsid w:val="00E03C7D"/>
    <w:rsid w:val="00E041DF"/>
    <w:rsid w:val="00E051BB"/>
    <w:rsid w:val="00E07D64"/>
    <w:rsid w:val="00E107B0"/>
    <w:rsid w:val="00E1121C"/>
    <w:rsid w:val="00E12716"/>
    <w:rsid w:val="00E12C52"/>
    <w:rsid w:val="00E14345"/>
    <w:rsid w:val="00E1484B"/>
    <w:rsid w:val="00E15996"/>
    <w:rsid w:val="00E15C1C"/>
    <w:rsid w:val="00E15CC6"/>
    <w:rsid w:val="00E16A45"/>
    <w:rsid w:val="00E16A9D"/>
    <w:rsid w:val="00E203FE"/>
    <w:rsid w:val="00E214E2"/>
    <w:rsid w:val="00E22866"/>
    <w:rsid w:val="00E23ED7"/>
    <w:rsid w:val="00E260D0"/>
    <w:rsid w:val="00E27334"/>
    <w:rsid w:val="00E275F5"/>
    <w:rsid w:val="00E27C0F"/>
    <w:rsid w:val="00E30BE0"/>
    <w:rsid w:val="00E30D87"/>
    <w:rsid w:val="00E30F8C"/>
    <w:rsid w:val="00E31208"/>
    <w:rsid w:val="00E317E3"/>
    <w:rsid w:val="00E31A23"/>
    <w:rsid w:val="00E320F0"/>
    <w:rsid w:val="00E32CA9"/>
    <w:rsid w:val="00E34132"/>
    <w:rsid w:val="00E34CA5"/>
    <w:rsid w:val="00E35AD2"/>
    <w:rsid w:val="00E370F6"/>
    <w:rsid w:val="00E37355"/>
    <w:rsid w:val="00E37E73"/>
    <w:rsid w:val="00E41A5F"/>
    <w:rsid w:val="00E41D59"/>
    <w:rsid w:val="00E4264F"/>
    <w:rsid w:val="00E426B1"/>
    <w:rsid w:val="00E43A3A"/>
    <w:rsid w:val="00E45C01"/>
    <w:rsid w:val="00E45D4B"/>
    <w:rsid w:val="00E45DAA"/>
    <w:rsid w:val="00E45F9B"/>
    <w:rsid w:val="00E46222"/>
    <w:rsid w:val="00E46B95"/>
    <w:rsid w:val="00E46F4E"/>
    <w:rsid w:val="00E47185"/>
    <w:rsid w:val="00E50734"/>
    <w:rsid w:val="00E508BA"/>
    <w:rsid w:val="00E50A44"/>
    <w:rsid w:val="00E51835"/>
    <w:rsid w:val="00E51ED0"/>
    <w:rsid w:val="00E51FD5"/>
    <w:rsid w:val="00E5200D"/>
    <w:rsid w:val="00E52760"/>
    <w:rsid w:val="00E52AA4"/>
    <w:rsid w:val="00E534F6"/>
    <w:rsid w:val="00E53F27"/>
    <w:rsid w:val="00E56979"/>
    <w:rsid w:val="00E6011C"/>
    <w:rsid w:val="00E608EA"/>
    <w:rsid w:val="00E627F3"/>
    <w:rsid w:val="00E636BA"/>
    <w:rsid w:val="00E644F0"/>
    <w:rsid w:val="00E64D2A"/>
    <w:rsid w:val="00E66B1F"/>
    <w:rsid w:val="00E67054"/>
    <w:rsid w:val="00E675C1"/>
    <w:rsid w:val="00E70F87"/>
    <w:rsid w:val="00E720CE"/>
    <w:rsid w:val="00E7213B"/>
    <w:rsid w:val="00E729C0"/>
    <w:rsid w:val="00E74019"/>
    <w:rsid w:val="00E74534"/>
    <w:rsid w:val="00E74AF7"/>
    <w:rsid w:val="00E74B6F"/>
    <w:rsid w:val="00E74F66"/>
    <w:rsid w:val="00E753FF"/>
    <w:rsid w:val="00E76201"/>
    <w:rsid w:val="00E768B3"/>
    <w:rsid w:val="00E77226"/>
    <w:rsid w:val="00E8024E"/>
    <w:rsid w:val="00E80936"/>
    <w:rsid w:val="00E812D2"/>
    <w:rsid w:val="00E81D43"/>
    <w:rsid w:val="00E82AC4"/>
    <w:rsid w:val="00E840B6"/>
    <w:rsid w:val="00E9163D"/>
    <w:rsid w:val="00E91912"/>
    <w:rsid w:val="00E91D36"/>
    <w:rsid w:val="00E92162"/>
    <w:rsid w:val="00E92C07"/>
    <w:rsid w:val="00E931B9"/>
    <w:rsid w:val="00E93227"/>
    <w:rsid w:val="00E93964"/>
    <w:rsid w:val="00E944CF"/>
    <w:rsid w:val="00E946D5"/>
    <w:rsid w:val="00E95C0F"/>
    <w:rsid w:val="00E96561"/>
    <w:rsid w:val="00E96F7C"/>
    <w:rsid w:val="00E9758B"/>
    <w:rsid w:val="00E97FBC"/>
    <w:rsid w:val="00EA0586"/>
    <w:rsid w:val="00EA059D"/>
    <w:rsid w:val="00EA0A11"/>
    <w:rsid w:val="00EA0EFB"/>
    <w:rsid w:val="00EA197F"/>
    <w:rsid w:val="00EA4084"/>
    <w:rsid w:val="00EA47B8"/>
    <w:rsid w:val="00EA5C8D"/>
    <w:rsid w:val="00EA6035"/>
    <w:rsid w:val="00EB0FD8"/>
    <w:rsid w:val="00EB1222"/>
    <w:rsid w:val="00EB1A5B"/>
    <w:rsid w:val="00EB3751"/>
    <w:rsid w:val="00EB37B9"/>
    <w:rsid w:val="00EB43EB"/>
    <w:rsid w:val="00EB48AA"/>
    <w:rsid w:val="00EB5989"/>
    <w:rsid w:val="00EB5DCE"/>
    <w:rsid w:val="00EB5F07"/>
    <w:rsid w:val="00EB6A37"/>
    <w:rsid w:val="00EB6F72"/>
    <w:rsid w:val="00EB73F8"/>
    <w:rsid w:val="00EC0425"/>
    <w:rsid w:val="00EC05EC"/>
    <w:rsid w:val="00EC137A"/>
    <w:rsid w:val="00EC2EAA"/>
    <w:rsid w:val="00EC35C1"/>
    <w:rsid w:val="00EC46C9"/>
    <w:rsid w:val="00EC48F9"/>
    <w:rsid w:val="00EC6926"/>
    <w:rsid w:val="00EC6EF4"/>
    <w:rsid w:val="00EC7A08"/>
    <w:rsid w:val="00ED02DC"/>
    <w:rsid w:val="00ED2465"/>
    <w:rsid w:val="00ED25E2"/>
    <w:rsid w:val="00ED3EFD"/>
    <w:rsid w:val="00ED4441"/>
    <w:rsid w:val="00ED675A"/>
    <w:rsid w:val="00ED6E00"/>
    <w:rsid w:val="00EE0664"/>
    <w:rsid w:val="00EE0CAE"/>
    <w:rsid w:val="00EE119D"/>
    <w:rsid w:val="00EE1608"/>
    <w:rsid w:val="00EE2388"/>
    <w:rsid w:val="00EE2568"/>
    <w:rsid w:val="00EE350B"/>
    <w:rsid w:val="00EE3535"/>
    <w:rsid w:val="00EE4332"/>
    <w:rsid w:val="00EE5B83"/>
    <w:rsid w:val="00EE6F4A"/>
    <w:rsid w:val="00EE7544"/>
    <w:rsid w:val="00EE7FEA"/>
    <w:rsid w:val="00EF0405"/>
    <w:rsid w:val="00EF0454"/>
    <w:rsid w:val="00EF2B5E"/>
    <w:rsid w:val="00EF2F25"/>
    <w:rsid w:val="00EF4DF7"/>
    <w:rsid w:val="00EF4FD9"/>
    <w:rsid w:val="00EF554D"/>
    <w:rsid w:val="00EF664C"/>
    <w:rsid w:val="00EF67E6"/>
    <w:rsid w:val="00EF7C03"/>
    <w:rsid w:val="00EF7DEA"/>
    <w:rsid w:val="00EF7E93"/>
    <w:rsid w:val="00EF7F85"/>
    <w:rsid w:val="00F0014C"/>
    <w:rsid w:val="00F0016D"/>
    <w:rsid w:val="00F00F43"/>
    <w:rsid w:val="00F01454"/>
    <w:rsid w:val="00F01B02"/>
    <w:rsid w:val="00F03234"/>
    <w:rsid w:val="00F033B4"/>
    <w:rsid w:val="00F03526"/>
    <w:rsid w:val="00F040DB"/>
    <w:rsid w:val="00F05D5D"/>
    <w:rsid w:val="00F06590"/>
    <w:rsid w:val="00F074A1"/>
    <w:rsid w:val="00F07D51"/>
    <w:rsid w:val="00F10E72"/>
    <w:rsid w:val="00F11E14"/>
    <w:rsid w:val="00F12DD8"/>
    <w:rsid w:val="00F15269"/>
    <w:rsid w:val="00F15363"/>
    <w:rsid w:val="00F158AC"/>
    <w:rsid w:val="00F15D6E"/>
    <w:rsid w:val="00F15E58"/>
    <w:rsid w:val="00F1657B"/>
    <w:rsid w:val="00F16FBB"/>
    <w:rsid w:val="00F2022F"/>
    <w:rsid w:val="00F20601"/>
    <w:rsid w:val="00F21E42"/>
    <w:rsid w:val="00F23EBB"/>
    <w:rsid w:val="00F24EAE"/>
    <w:rsid w:val="00F256CF"/>
    <w:rsid w:val="00F26162"/>
    <w:rsid w:val="00F269E2"/>
    <w:rsid w:val="00F30075"/>
    <w:rsid w:val="00F30383"/>
    <w:rsid w:val="00F3056D"/>
    <w:rsid w:val="00F32C4C"/>
    <w:rsid w:val="00F3332E"/>
    <w:rsid w:val="00F3382F"/>
    <w:rsid w:val="00F3417A"/>
    <w:rsid w:val="00F34FD8"/>
    <w:rsid w:val="00F35208"/>
    <w:rsid w:val="00F35C72"/>
    <w:rsid w:val="00F371B7"/>
    <w:rsid w:val="00F3770B"/>
    <w:rsid w:val="00F40A20"/>
    <w:rsid w:val="00F4177B"/>
    <w:rsid w:val="00F420E3"/>
    <w:rsid w:val="00F44D49"/>
    <w:rsid w:val="00F461FF"/>
    <w:rsid w:val="00F4743B"/>
    <w:rsid w:val="00F47DAA"/>
    <w:rsid w:val="00F50553"/>
    <w:rsid w:val="00F51322"/>
    <w:rsid w:val="00F51600"/>
    <w:rsid w:val="00F51AD0"/>
    <w:rsid w:val="00F51FF2"/>
    <w:rsid w:val="00F5201B"/>
    <w:rsid w:val="00F52784"/>
    <w:rsid w:val="00F52AA6"/>
    <w:rsid w:val="00F5321E"/>
    <w:rsid w:val="00F53B91"/>
    <w:rsid w:val="00F53DDF"/>
    <w:rsid w:val="00F54571"/>
    <w:rsid w:val="00F553F6"/>
    <w:rsid w:val="00F554DD"/>
    <w:rsid w:val="00F5747E"/>
    <w:rsid w:val="00F602ED"/>
    <w:rsid w:val="00F60E54"/>
    <w:rsid w:val="00F63C4C"/>
    <w:rsid w:val="00F63D80"/>
    <w:rsid w:val="00F647CE"/>
    <w:rsid w:val="00F64853"/>
    <w:rsid w:val="00F67D02"/>
    <w:rsid w:val="00F7069F"/>
    <w:rsid w:val="00F716E6"/>
    <w:rsid w:val="00F71ED7"/>
    <w:rsid w:val="00F739C7"/>
    <w:rsid w:val="00F73AA5"/>
    <w:rsid w:val="00F73B09"/>
    <w:rsid w:val="00F741A2"/>
    <w:rsid w:val="00F75D12"/>
    <w:rsid w:val="00F76AC5"/>
    <w:rsid w:val="00F77614"/>
    <w:rsid w:val="00F7770C"/>
    <w:rsid w:val="00F77BA6"/>
    <w:rsid w:val="00F77F6A"/>
    <w:rsid w:val="00F80540"/>
    <w:rsid w:val="00F81A52"/>
    <w:rsid w:val="00F81DF3"/>
    <w:rsid w:val="00F82B3F"/>
    <w:rsid w:val="00F836EC"/>
    <w:rsid w:val="00F840EC"/>
    <w:rsid w:val="00F84A15"/>
    <w:rsid w:val="00F85F5F"/>
    <w:rsid w:val="00F90683"/>
    <w:rsid w:val="00F91565"/>
    <w:rsid w:val="00F933D7"/>
    <w:rsid w:val="00F938F4"/>
    <w:rsid w:val="00F94920"/>
    <w:rsid w:val="00F9588B"/>
    <w:rsid w:val="00F95DB2"/>
    <w:rsid w:val="00F971B7"/>
    <w:rsid w:val="00F9770E"/>
    <w:rsid w:val="00F9790B"/>
    <w:rsid w:val="00FA119F"/>
    <w:rsid w:val="00FA27B6"/>
    <w:rsid w:val="00FA2BFF"/>
    <w:rsid w:val="00FA365B"/>
    <w:rsid w:val="00FA499F"/>
    <w:rsid w:val="00FA4B16"/>
    <w:rsid w:val="00FA4B29"/>
    <w:rsid w:val="00FA5351"/>
    <w:rsid w:val="00FA592F"/>
    <w:rsid w:val="00FA6969"/>
    <w:rsid w:val="00FA6C79"/>
    <w:rsid w:val="00FA70A7"/>
    <w:rsid w:val="00FA7FA6"/>
    <w:rsid w:val="00FB013D"/>
    <w:rsid w:val="00FB04DF"/>
    <w:rsid w:val="00FB2616"/>
    <w:rsid w:val="00FB2BA2"/>
    <w:rsid w:val="00FB374F"/>
    <w:rsid w:val="00FB58E9"/>
    <w:rsid w:val="00FB6942"/>
    <w:rsid w:val="00FB69C1"/>
    <w:rsid w:val="00FC0ECD"/>
    <w:rsid w:val="00FC164A"/>
    <w:rsid w:val="00FC2AF7"/>
    <w:rsid w:val="00FC3338"/>
    <w:rsid w:val="00FC394C"/>
    <w:rsid w:val="00FC3B87"/>
    <w:rsid w:val="00FC46A2"/>
    <w:rsid w:val="00FC4969"/>
    <w:rsid w:val="00FC4B91"/>
    <w:rsid w:val="00FC4CBD"/>
    <w:rsid w:val="00FC5094"/>
    <w:rsid w:val="00FC52C8"/>
    <w:rsid w:val="00FC613D"/>
    <w:rsid w:val="00FC6175"/>
    <w:rsid w:val="00FC6BED"/>
    <w:rsid w:val="00FC7687"/>
    <w:rsid w:val="00FD1C71"/>
    <w:rsid w:val="00FD2305"/>
    <w:rsid w:val="00FD2F59"/>
    <w:rsid w:val="00FD3BDD"/>
    <w:rsid w:val="00FD4FA9"/>
    <w:rsid w:val="00FD5374"/>
    <w:rsid w:val="00FD6563"/>
    <w:rsid w:val="00FD6CAE"/>
    <w:rsid w:val="00FD74D4"/>
    <w:rsid w:val="00FD77C5"/>
    <w:rsid w:val="00FE1000"/>
    <w:rsid w:val="00FE1D28"/>
    <w:rsid w:val="00FE1E33"/>
    <w:rsid w:val="00FE21C7"/>
    <w:rsid w:val="00FE2DCC"/>
    <w:rsid w:val="00FE3458"/>
    <w:rsid w:val="00FE38FC"/>
    <w:rsid w:val="00FE47D5"/>
    <w:rsid w:val="00FE51A8"/>
    <w:rsid w:val="00FE5494"/>
    <w:rsid w:val="00FE5498"/>
    <w:rsid w:val="00FE6D4C"/>
    <w:rsid w:val="00FE71AD"/>
    <w:rsid w:val="00FF13AD"/>
    <w:rsid w:val="00FF27BE"/>
    <w:rsid w:val="00FF2B17"/>
    <w:rsid w:val="00FF3300"/>
    <w:rsid w:val="00FF5611"/>
    <w:rsid w:val="00FF5E7E"/>
    <w:rsid w:val="00FF6533"/>
    <w:rsid w:val="00FF7E7D"/>
    <w:rsid w:val="00FF7F49"/>
    <w:rsid w:val="06175C13"/>
    <w:rsid w:val="064E6CD1"/>
    <w:rsid w:val="08AD4634"/>
    <w:rsid w:val="0916C404"/>
    <w:rsid w:val="0B26D38E"/>
    <w:rsid w:val="0B3E9E1C"/>
    <w:rsid w:val="0F364B7F"/>
    <w:rsid w:val="1172CE45"/>
    <w:rsid w:val="1249BDA8"/>
    <w:rsid w:val="1290405B"/>
    <w:rsid w:val="1375D732"/>
    <w:rsid w:val="1422A8FD"/>
    <w:rsid w:val="181892A2"/>
    <w:rsid w:val="1C5EEA20"/>
    <w:rsid w:val="1CB20288"/>
    <w:rsid w:val="1DC9E969"/>
    <w:rsid w:val="21183F2F"/>
    <w:rsid w:val="238D742B"/>
    <w:rsid w:val="23EB1841"/>
    <w:rsid w:val="25CE7391"/>
    <w:rsid w:val="25FABA5A"/>
    <w:rsid w:val="269E18A3"/>
    <w:rsid w:val="29D3FF84"/>
    <w:rsid w:val="2A4FB453"/>
    <w:rsid w:val="2BC70927"/>
    <w:rsid w:val="2C36DA1F"/>
    <w:rsid w:val="2C76476B"/>
    <w:rsid w:val="2E3F8569"/>
    <w:rsid w:val="30263205"/>
    <w:rsid w:val="3506C328"/>
    <w:rsid w:val="38D064BE"/>
    <w:rsid w:val="38DC713C"/>
    <w:rsid w:val="39A7B35A"/>
    <w:rsid w:val="39FCF418"/>
    <w:rsid w:val="3C0A7AFA"/>
    <w:rsid w:val="3CD0A820"/>
    <w:rsid w:val="41155E35"/>
    <w:rsid w:val="43555FB1"/>
    <w:rsid w:val="436C4C02"/>
    <w:rsid w:val="43C5681C"/>
    <w:rsid w:val="44946B91"/>
    <w:rsid w:val="44EA338B"/>
    <w:rsid w:val="47EF00C1"/>
    <w:rsid w:val="4853541C"/>
    <w:rsid w:val="486E55D5"/>
    <w:rsid w:val="4DF10E1B"/>
    <w:rsid w:val="541E3158"/>
    <w:rsid w:val="569479DB"/>
    <w:rsid w:val="5716BE81"/>
    <w:rsid w:val="5F68B2CE"/>
    <w:rsid w:val="6000A7E4"/>
    <w:rsid w:val="64579B75"/>
    <w:rsid w:val="68C71A17"/>
    <w:rsid w:val="6DEF5CF8"/>
    <w:rsid w:val="6F3E24EC"/>
    <w:rsid w:val="70A431ED"/>
    <w:rsid w:val="73FF977C"/>
    <w:rsid w:val="75368924"/>
    <w:rsid w:val="768D1706"/>
    <w:rsid w:val="79204577"/>
    <w:rsid w:val="79E0899C"/>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293A2"/>
  <w15:chartTrackingRefBased/>
  <w15:docId w15:val="{25694F18-EEED-42D5-88FA-A55CFD08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2E"/>
    <w:pPr>
      <w:spacing w:before="120" w:after="120" w:line="276" w:lineRule="auto"/>
    </w:pPr>
    <w:rPr>
      <w:rFonts w:ascii="Arial" w:hAnsi="Arial"/>
      <w:sz w:val="22"/>
    </w:rPr>
  </w:style>
  <w:style w:type="paragraph" w:styleId="Heading1">
    <w:name w:val="heading 1"/>
    <w:basedOn w:val="Normal"/>
    <w:next w:val="Normal"/>
    <w:link w:val="Heading1Char"/>
    <w:uiPriority w:val="9"/>
    <w:qFormat/>
    <w:rsid w:val="004E3AD3"/>
    <w:pPr>
      <w:keepNext/>
      <w:keepLines/>
      <w:numPr>
        <w:numId w:val="2"/>
      </w:numPr>
      <w:spacing w:before="360" w:after="80"/>
      <w:outlineLvl w:val="0"/>
    </w:pPr>
    <w:rPr>
      <w:rFonts w:eastAsiaTheme="majorEastAsia" w:cstheme="majorBidi"/>
      <w:b/>
      <w:bCs/>
      <w:color w:val="0F4761" w:themeColor="accent1" w:themeShade="BF"/>
      <w:sz w:val="32"/>
      <w:szCs w:val="28"/>
    </w:rPr>
  </w:style>
  <w:style w:type="paragraph" w:styleId="Heading2">
    <w:name w:val="heading 2"/>
    <w:basedOn w:val="Normal"/>
    <w:next w:val="Normal"/>
    <w:link w:val="Heading2Char"/>
    <w:uiPriority w:val="9"/>
    <w:unhideWhenUsed/>
    <w:qFormat/>
    <w:rsid w:val="00661190"/>
    <w:pPr>
      <w:keepNext/>
      <w:keepLines/>
      <w:numPr>
        <w:ilvl w:val="1"/>
        <w:numId w:val="2"/>
      </w:numPr>
      <w:spacing w:before="240" w:after="80"/>
      <w:outlineLvl w:val="1"/>
    </w:pPr>
    <w:rPr>
      <w:rFonts w:eastAsiaTheme="majorEastAsia" w:cstheme="majorBidi"/>
      <w:b/>
      <w:color w:val="0F4761" w:themeColor="accent1" w:themeShade="BF"/>
      <w:sz w:val="28"/>
      <w:szCs w:val="32"/>
    </w:rPr>
  </w:style>
  <w:style w:type="paragraph" w:styleId="Heading3">
    <w:name w:val="heading 3"/>
    <w:basedOn w:val="Heading2"/>
    <w:next w:val="Normal"/>
    <w:link w:val="Heading3Char"/>
    <w:uiPriority w:val="9"/>
    <w:unhideWhenUsed/>
    <w:qFormat/>
    <w:rsid w:val="006C258F"/>
    <w:pPr>
      <w:numPr>
        <w:ilvl w:val="2"/>
      </w:numPr>
      <w:outlineLvl w:val="2"/>
    </w:pPr>
    <w:rPr>
      <w:sz w:val="24"/>
      <w:szCs w:val="28"/>
    </w:rPr>
  </w:style>
  <w:style w:type="paragraph" w:styleId="Heading4">
    <w:name w:val="heading 4"/>
    <w:basedOn w:val="Normal"/>
    <w:next w:val="Normal"/>
    <w:link w:val="Heading4Char"/>
    <w:uiPriority w:val="9"/>
    <w:unhideWhenUsed/>
    <w:qFormat/>
    <w:rsid w:val="006C258F"/>
    <w:pPr>
      <w:keepNext/>
      <w:keepLines/>
      <w:spacing w:before="80" w:after="40"/>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unhideWhenUsed/>
    <w:qFormat/>
    <w:rsid w:val="00BA6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AD3"/>
    <w:rPr>
      <w:rFonts w:ascii="Arial" w:eastAsiaTheme="majorEastAsia" w:hAnsi="Arial" w:cstheme="majorBidi"/>
      <w:b/>
      <w:bCs/>
      <w:color w:val="0F4761" w:themeColor="accent1" w:themeShade="BF"/>
      <w:sz w:val="32"/>
      <w:szCs w:val="28"/>
    </w:rPr>
  </w:style>
  <w:style w:type="character" w:customStyle="1" w:styleId="Heading2Char">
    <w:name w:val="Heading 2 Char"/>
    <w:basedOn w:val="DefaultParagraphFont"/>
    <w:link w:val="Heading2"/>
    <w:uiPriority w:val="9"/>
    <w:rsid w:val="006C258F"/>
    <w:rPr>
      <w:rFonts w:ascii="Arial" w:eastAsiaTheme="majorEastAsia" w:hAnsi="Arial" w:cstheme="majorBidi"/>
      <w:b/>
      <w:color w:val="0F4761" w:themeColor="accent1" w:themeShade="BF"/>
      <w:sz w:val="28"/>
      <w:szCs w:val="32"/>
    </w:rPr>
  </w:style>
  <w:style w:type="character" w:customStyle="1" w:styleId="Heading3Char">
    <w:name w:val="Heading 3 Char"/>
    <w:basedOn w:val="DefaultParagraphFont"/>
    <w:link w:val="Heading3"/>
    <w:uiPriority w:val="9"/>
    <w:rsid w:val="006C258F"/>
    <w:rPr>
      <w:rFonts w:ascii="Arial" w:eastAsiaTheme="majorEastAsia" w:hAnsi="Arial" w:cstheme="majorBidi"/>
      <w:b/>
      <w:color w:val="0F4761" w:themeColor="accent1" w:themeShade="BF"/>
      <w:szCs w:val="28"/>
    </w:rPr>
  </w:style>
  <w:style w:type="character" w:customStyle="1" w:styleId="Heading4Char">
    <w:name w:val="Heading 4 Char"/>
    <w:basedOn w:val="DefaultParagraphFont"/>
    <w:link w:val="Heading4"/>
    <w:uiPriority w:val="9"/>
    <w:rsid w:val="006C258F"/>
    <w:rPr>
      <w:rFonts w:ascii="Neue Haas Grotesk Text Pro" w:eastAsiaTheme="majorEastAsia" w:hAnsi="Neue Haas Grotesk Text Pro" w:cstheme="majorBidi"/>
      <w:b/>
      <w:iCs/>
      <w:color w:val="0F4761" w:themeColor="accent1" w:themeShade="BF"/>
    </w:rPr>
  </w:style>
  <w:style w:type="character" w:customStyle="1" w:styleId="Heading5Char">
    <w:name w:val="Heading 5 Char"/>
    <w:basedOn w:val="DefaultParagraphFont"/>
    <w:link w:val="Heading5"/>
    <w:uiPriority w:val="9"/>
    <w:rsid w:val="00BA6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C34"/>
    <w:rPr>
      <w:rFonts w:eastAsiaTheme="majorEastAsia" w:cstheme="majorBidi"/>
      <w:color w:val="272727" w:themeColor="text1" w:themeTint="D8"/>
    </w:rPr>
  </w:style>
  <w:style w:type="paragraph" w:styleId="Title">
    <w:name w:val="Title"/>
    <w:basedOn w:val="Normal"/>
    <w:next w:val="Normal"/>
    <w:link w:val="TitleChar"/>
    <w:uiPriority w:val="10"/>
    <w:qFormat/>
    <w:rsid w:val="00BA6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C34"/>
    <w:pPr>
      <w:spacing w:before="160"/>
      <w:jc w:val="center"/>
    </w:pPr>
    <w:rPr>
      <w:i/>
      <w:iCs/>
      <w:color w:val="404040" w:themeColor="text1" w:themeTint="BF"/>
    </w:rPr>
  </w:style>
  <w:style w:type="character" w:customStyle="1" w:styleId="QuoteChar">
    <w:name w:val="Quote Char"/>
    <w:basedOn w:val="DefaultParagraphFont"/>
    <w:link w:val="Quote"/>
    <w:uiPriority w:val="29"/>
    <w:rsid w:val="00BA6C34"/>
    <w:rPr>
      <w:i/>
      <w:iCs/>
      <w:color w:val="404040" w:themeColor="text1" w:themeTint="BF"/>
    </w:rPr>
  </w:style>
  <w:style w:type="paragraph" w:styleId="ListParagraph">
    <w:name w:val="List Paragraph"/>
    <w:basedOn w:val="Normal"/>
    <w:uiPriority w:val="34"/>
    <w:qFormat/>
    <w:rsid w:val="00C60DF6"/>
    <w:pPr>
      <w:ind w:left="720"/>
      <w:contextualSpacing/>
    </w:pPr>
  </w:style>
  <w:style w:type="character" w:styleId="IntenseEmphasis">
    <w:name w:val="Intense Emphasis"/>
    <w:basedOn w:val="DefaultParagraphFont"/>
    <w:uiPriority w:val="21"/>
    <w:qFormat/>
    <w:rsid w:val="00BA6C34"/>
    <w:rPr>
      <w:i/>
      <w:iCs/>
      <w:color w:val="0F4761" w:themeColor="accent1" w:themeShade="BF"/>
    </w:rPr>
  </w:style>
  <w:style w:type="paragraph" w:styleId="IntenseQuote">
    <w:name w:val="Intense Quote"/>
    <w:basedOn w:val="Normal"/>
    <w:next w:val="Normal"/>
    <w:link w:val="IntenseQuoteChar"/>
    <w:uiPriority w:val="30"/>
    <w:qFormat/>
    <w:rsid w:val="00BA6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C34"/>
    <w:rPr>
      <w:i/>
      <w:iCs/>
      <w:color w:val="0F4761" w:themeColor="accent1" w:themeShade="BF"/>
    </w:rPr>
  </w:style>
  <w:style w:type="character" w:styleId="IntenseReference">
    <w:name w:val="Intense Reference"/>
    <w:basedOn w:val="DefaultParagraphFont"/>
    <w:uiPriority w:val="32"/>
    <w:qFormat/>
    <w:rsid w:val="00BA6C34"/>
    <w:rPr>
      <w:b/>
      <w:bCs/>
      <w:smallCaps/>
      <w:color w:val="0F4761" w:themeColor="accent1" w:themeShade="BF"/>
      <w:spacing w:val="5"/>
    </w:rPr>
  </w:style>
  <w:style w:type="table" w:styleId="TableGrid">
    <w:name w:val="Table Grid"/>
    <w:basedOn w:val="TableNormal"/>
    <w:uiPriority w:val="39"/>
    <w:rsid w:val="007C1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rPr>
        <w:b/>
        <w:color w:val="FFFFFF" w:themeColor="background1"/>
      </w:rPr>
      <w:tblPr/>
      <w:trPr>
        <w:cantSplit w:val="0"/>
        <w:tblHeader/>
      </w:trPr>
      <w:tcPr>
        <w:shd w:val="clear" w:color="auto" w:fill="0070C0"/>
      </w:tcPr>
    </w:tblStylePr>
  </w:style>
  <w:style w:type="paragraph" w:styleId="ListBullet">
    <w:name w:val="List Bullet"/>
    <w:basedOn w:val="ListParagraph"/>
    <w:uiPriority w:val="99"/>
    <w:unhideWhenUsed/>
    <w:rsid w:val="0055474A"/>
    <w:pPr>
      <w:numPr>
        <w:numId w:val="46"/>
      </w:numPr>
      <w:ind w:left="360"/>
    </w:pPr>
  </w:style>
  <w:style w:type="paragraph" w:styleId="TOCHeading">
    <w:name w:val="TOC Heading"/>
    <w:basedOn w:val="Heading1"/>
    <w:next w:val="Normal"/>
    <w:uiPriority w:val="39"/>
    <w:unhideWhenUsed/>
    <w:qFormat/>
    <w:rsid w:val="001518DE"/>
    <w:pPr>
      <w:numPr>
        <w:numId w:val="0"/>
      </w:numPr>
      <w:spacing w:before="240" w:after="0" w:line="259" w:lineRule="auto"/>
      <w:outlineLvl w:val="9"/>
    </w:pPr>
    <w:rPr>
      <w:rFonts w:asciiTheme="majorHAnsi" w:hAnsiTheme="majorHAnsi"/>
      <w:b w:val="0"/>
      <w:bCs w:val="0"/>
      <w:kern w:val="0"/>
      <w:szCs w:val="32"/>
      <w:lang w:val="en-US" w:eastAsia="en-US"/>
      <w14:ligatures w14:val="none"/>
    </w:rPr>
  </w:style>
  <w:style w:type="paragraph" w:styleId="TOC1">
    <w:name w:val="toc 1"/>
    <w:basedOn w:val="Normal"/>
    <w:next w:val="Normal"/>
    <w:autoRedefine/>
    <w:uiPriority w:val="39"/>
    <w:unhideWhenUsed/>
    <w:rsid w:val="001518DE"/>
    <w:pPr>
      <w:spacing w:after="100"/>
    </w:pPr>
  </w:style>
  <w:style w:type="paragraph" w:styleId="TOC2">
    <w:name w:val="toc 2"/>
    <w:basedOn w:val="Normal"/>
    <w:next w:val="Normal"/>
    <w:autoRedefine/>
    <w:uiPriority w:val="39"/>
    <w:unhideWhenUsed/>
    <w:rsid w:val="001518DE"/>
    <w:pPr>
      <w:spacing w:after="100"/>
      <w:ind w:left="220"/>
    </w:pPr>
  </w:style>
  <w:style w:type="paragraph" w:styleId="TOC3">
    <w:name w:val="toc 3"/>
    <w:basedOn w:val="Normal"/>
    <w:next w:val="Normal"/>
    <w:autoRedefine/>
    <w:uiPriority w:val="39"/>
    <w:unhideWhenUsed/>
    <w:rsid w:val="001518DE"/>
    <w:pPr>
      <w:spacing w:after="100"/>
      <w:ind w:left="440"/>
    </w:pPr>
  </w:style>
  <w:style w:type="character" w:styleId="Hyperlink">
    <w:name w:val="Hyperlink"/>
    <w:basedOn w:val="DefaultParagraphFont"/>
    <w:uiPriority w:val="99"/>
    <w:unhideWhenUsed/>
    <w:rsid w:val="001518DE"/>
    <w:rPr>
      <w:color w:val="467886" w:themeColor="hyperlink"/>
      <w:u w:val="single"/>
    </w:rPr>
  </w:style>
  <w:style w:type="paragraph" w:styleId="Caption">
    <w:name w:val="caption"/>
    <w:basedOn w:val="Normal"/>
    <w:next w:val="Normal"/>
    <w:uiPriority w:val="35"/>
    <w:unhideWhenUsed/>
    <w:qFormat/>
    <w:rsid w:val="00A02583"/>
    <w:pPr>
      <w:spacing w:after="200" w:line="240" w:lineRule="auto"/>
      <w:jc w:val="center"/>
    </w:pPr>
    <w:rPr>
      <w:i/>
      <w:iCs/>
      <w:color w:val="0E2841" w:themeColor="text2"/>
      <w:sz w:val="18"/>
      <w:szCs w:val="18"/>
    </w:rPr>
  </w:style>
  <w:style w:type="table" w:customStyle="1" w:styleId="SJ">
    <w:name w:val="SJ"/>
    <w:basedOn w:val="TableGrid"/>
    <w:uiPriority w:val="99"/>
    <w:rsid w:val="00207F2F"/>
    <w:tblPr/>
    <w:tblStylePr w:type="firstRow">
      <w:rPr>
        <w:b/>
        <w:color w:val="FFFFFF" w:themeColor="background1"/>
      </w:rPr>
      <w:tblPr/>
      <w:trPr>
        <w:cantSplit w:val="0"/>
        <w:tblHeader/>
      </w:trPr>
      <w:tcPr>
        <w:shd w:val="clear" w:color="auto" w:fill="0070C0"/>
        <w:vAlign w:val="center"/>
      </w:tcPr>
    </w:tblStylePr>
  </w:style>
  <w:style w:type="paragraph" w:styleId="TOC4">
    <w:name w:val="toc 4"/>
    <w:basedOn w:val="Normal"/>
    <w:next w:val="Normal"/>
    <w:autoRedefine/>
    <w:uiPriority w:val="39"/>
    <w:unhideWhenUsed/>
    <w:rsid w:val="00866A66"/>
    <w:pPr>
      <w:spacing w:after="100" w:line="278" w:lineRule="auto"/>
      <w:ind w:left="720"/>
    </w:pPr>
    <w:rPr>
      <w:rFonts w:asciiTheme="minorHAnsi" w:hAnsiTheme="minorHAnsi"/>
      <w:sz w:val="24"/>
    </w:rPr>
  </w:style>
  <w:style w:type="paragraph" w:styleId="TOC5">
    <w:name w:val="toc 5"/>
    <w:basedOn w:val="Normal"/>
    <w:next w:val="Normal"/>
    <w:autoRedefine/>
    <w:uiPriority w:val="39"/>
    <w:unhideWhenUsed/>
    <w:rsid w:val="00866A66"/>
    <w:pPr>
      <w:spacing w:after="100" w:line="278" w:lineRule="auto"/>
      <w:ind w:left="960"/>
    </w:pPr>
    <w:rPr>
      <w:rFonts w:asciiTheme="minorHAnsi" w:hAnsiTheme="minorHAnsi"/>
      <w:sz w:val="24"/>
    </w:rPr>
  </w:style>
  <w:style w:type="paragraph" w:styleId="TOC6">
    <w:name w:val="toc 6"/>
    <w:basedOn w:val="Normal"/>
    <w:next w:val="Normal"/>
    <w:autoRedefine/>
    <w:uiPriority w:val="39"/>
    <w:unhideWhenUsed/>
    <w:rsid w:val="00866A66"/>
    <w:pPr>
      <w:spacing w:after="100" w:line="278" w:lineRule="auto"/>
      <w:ind w:left="1200"/>
    </w:pPr>
    <w:rPr>
      <w:rFonts w:asciiTheme="minorHAnsi" w:hAnsiTheme="minorHAnsi"/>
      <w:sz w:val="24"/>
    </w:rPr>
  </w:style>
  <w:style w:type="paragraph" w:styleId="TOC7">
    <w:name w:val="toc 7"/>
    <w:basedOn w:val="Normal"/>
    <w:next w:val="Normal"/>
    <w:autoRedefine/>
    <w:uiPriority w:val="39"/>
    <w:unhideWhenUsed/>
    <w:rsid w:val="00866A66"/>
    <w:pPr>
      <w:spacing w:after="100" w:line="278" w:lineRule="auto"/>
      <w:ind w:left="1440"/>
    </w:pPr>
    <w:rPr>
      <w:rFonts w:asciiTheme="minorHAnsi" w:hAnsiTheme="minorHAnsi"/>
      <w:sz w:val="24"/>
    </w:rPr>
  </w:style>
  <w:style w:type="paragraph" w:styleId="TOC8">
    <w:name w:val="toc 8"/>
    <w:basedOn w:val="Normal"/>
    <w:next w:val="Normal"/>
    <w:autoRedefine/>
    <w:uiPriority w:val="39"/>
    <w:unhideWhenUsed/>
    <w:rsid w:val="00866A66"/>
    <w:pPr>
      <w:spacing w:after="100" w:line="278" w:lineRule="auto"/>
      <w:ind w:left="1680"/>
    </w:pPr>
    <w:rPr>
      <w:rFonts w:asciiTheme="minorHAnsi" w:hAnsiTheme="minorHAnsi"/>
      <w:sz w:val="24"/>
    </w:rPr>
  </w:style>
  <w:style w:type="paragraph" w:styleId="TOC9">
    <w:name w:val="toc 9"/>
    <w:basedOn w:val="Normal"/>
    <w:next w:val="Normal"/>
    <w:autoRedefine/>
    <w:uiPriority w:val="39"/>
    <w:unhideWhenUsed/>
    <w:rsid w:val="00866A66"/>
    <w:pPr>
      <w:spacing w:after="100" w:line="278" w:lineRule="auto"/>
      <w:ind w:left="1920"/>
    </w:pPr>
    <w:rPr>
      <w:rFonts w:asciiTheme="minorHAnsi" w:hAnsiTheme="minorHAnsi"/>
      <w:sz w:val="24"/>
    </w:rPr>
  </w:style>
  <w:style w:type="character" w:styleId="UnresolvedMention">
    <w:name w:val="Unresolved Mention"/>
    <w:basedOn w:val="DefaultParagraphFont"/>
    <w:uiPriority w:val="99"/>
    <w:semiHidden/>
    <w:unhideWhenUsed/>
    <w:rsid w:val="00866A66"/>
    <w:rPr>
      <w:color w:val="605E5C"/>
      <w:shd w:val="clear" w:color="auto" w:fill="E1DFDD"/>
    </w:rPr>
  </w:style>
  <w:style w:type="paragraph" w:styleId="Header">
    <w:name w:val="header"/>
    <w:basedOn w:val="Normal"/>
    <w:link w:val="HeaderChar"/>
    <w:uiPriority w:val="99"/>
    <w:unhideWhenUsed/>
    <w:rsid w:val="000640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40FF"/>
    <w:rPr>
      <w:rFonts w:ascii="Arial" w:hAnsi="Arial"/>
      <w:sz w:val="22"/>
    </w:rPr>
  </w:style>
  <w:style w:type="paragraph" w:styleId="Footer">
    <w:name w:val="footer"/>
    <w:basedOn w:val="Normal"/>
    <w:link w:val="FooterChar"/>
    <w:uiPriority w:val="99"/>
    <w:unhideWhenUsed/>
    <w:rsid w:val="000640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40FF"/>
    <w:rPr>
      <w:rFonts w:ascii="Arial" w:hAnsi="Arial"/>
      <w:sz w:val="22"/>
    </w:rPr>
  </w:style>
  <w:style w:type="character" w:styleId="CommentReference">
    <w:name w:val="annotation reference"/>
    <w:basedOn w:val="DefaultParagraphFont"/>
    <w:uiPriority w:val="99"/>
    <w:semiHidden/>
    <w:unhideWhenUsed/>
    <w:rsid w:val="009D6252"/>
    <w:rPr>
      <w:sz w:val="16"/>
      <w:szCs w:val="16"/>
    </w:rPr>
  </w:style>
  <w:style w:type="paragraph" w:styleId="CommentText">
    <w:name w:val="annotation text"/>
    <w:basedOn w:val="Normal"/>
    <w:link w:val="CommentTextChar"/>
    <w:uiPriority w:val="99"/>
    <w:unhideWhenUsed/>
    <w:rsid w:val="009D6252"/>
    <w:pPr>
      <w:spacing w:line="240" w:lineRule="auto"/>
    </w:pPr>
    <w:rPr>
      <w:sz w:val="20"/>
      <w:szCs w:val="20"/>
    </w:rPr>
  </w:style>
  <w:style w:type="character" w:customStyle="1" w:styleId="CommentTextChar">
    <w:name w:val="Comment Text Char"/>
    <w:basedOn w:val="DefaultParagraphFont"/>
    <w:link w:val="CommentText"/>
    <w:uiPriority w:val="99"/>
    <w:rsid w:val="009D625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D6252"/>
    <w:rPr>
      <w:b/>
      <w:bCs/>
    </w:rPr>
  </w:style>
  <w:style w:type="character" w:customStyle="1" w:styleId="CommentSubjectChar">
    <w:name w:val="Comment Subject Char"/>
    <w:basedOn w:val="CommentTextChar"/>
    <w:link w:val="CommentSubject"/>
    <w:uiPriority w:val="99"/>
    <w:semiHidden/>
    <w:rsid w:val="009D6252"/>
    <w:rPr>
      <w:rFonts w:ascii="Arial" w:hAnsi="Arial"/>
      <w:b/>
      <w:bCs/>
      <w:sz w:val="20"/>
      <w:szCs w:val="20"/>
    </w:rPr>
  </w:style>
  <w:style w:type="paragraph" w:styleId="Revision">
    <w:name w:val="Revision"/>
    <w:hidden/>
    <w:uiPriority w:val="99"/>
    <w:semiHidden/>
    <w:rsid w:val="00B26EED"/>
    <w:pPr>
      <w:spacing w:after="0" w:line="240" w:lineRule="auto"/>
    </w:pPr>
    <w:rPr>
      <w:rFonts w:ascii="Arial" w:hAnsi="Arial"/>
      <w:sz w:val="22"/>
    </w:rPr>
  </w:style>
  <w:style w:type="character" w:styleId="Mention">
    <w:name w:val="Mention"/>
    <w:basedOn w:val="DefaultParagraphFont"/>
    <w:uiPriority w:val="99"/>
    <w:unhideWhenUsed/>
    <w:rsid w:val="00FE6D4C"/>
    <w:rPr>
      <w:color w:val="2B579A"/>
      <w:shd w:val="clear" w:color="auto" w:fill="E1DFDD"/>
    </w:rPr>
  </w:style>
  <w:style w:type="character" w:styleId="BookTitle">
    <w:name w:val="Book Title"/>
    <w:basedOn w:val="DefaultParagraphFont"/>
    <w:uiPriority w:val="33"/>
    <w:qFormat/>
    <w:rsid w:val="00F84A15"/>
    <w:rPr>
      <w:b/>
      <w:bCs/>
      <w:i/>
      <w:iCs/>
      <w:spacing w:val="5"/>
    </w:rPr>
  </w:style>
  <w:style w:type="character" w:styleId="Emphasis">
    <w:name w:val="Emphasis"/>
    <w:basedOn w:val="DefaultParagraphFont"/>
    <w:uiPriority w:val="20"/>
    <w:qFormat/>
    <w:rsid w:val="00F84A15"/>
    <w:rPr>
      <w:i/>
      <w:iCs/>
    </w:rPr>
  </w:style>
  <w:style w:type="paragraph" w:styleId="NoSpacing">
    <w:name w:val="No Spacing"/>
    <w:uiPriority w:val="1"/>
    <w:qFormat/>
    <w:rsid w:val="00F84A15"/>
    <w:pPr>
      <w:spacing w:after="0" w:line="240" w:lineRule="auto"/>
    </w:pPr>
    <w:rPr>
      <w:rFonts w:ascii="Arial" w:hAnsi="Arial"/>
      <w:sz w:val="22"/>
    </w:rPr>
  </w:style>
  <w:style w:type="character" w:styleId="Strong">
    <w:name w:val="Strong"/>
    <w:basedOn w:val="DefaultParagraphFont"/>
    <w:uiPriority w:val="22"/>
    <w:qFormat/>
    <w:rsid w:val="00F84A15"/>
    <w:rPr>
      <w:b/>
      <w:bCs/>
    </w:rPr>
  </w:style>
  <w:style w:type="character" w:styleId="SubtleEmphasis">
    <w:name w:val="Subtle Emphasis"/>
    <w:basedOn w:val="DefaultParagraphFont"/>
    <w:uiPriority w:val="19"/>
    <w:qFormat/>
    <w:rsid w:val="00F84A15"/>
    <w:rPr>
      <w:i/>
      <w:iCs/>
      <w:color w:val="404040" w:themeColor="text1" w:themeTint="BF"/>
    </w:rPr>
  </w:style>
  <w:style w:type="character" w:styleId="SubtleReference">
    <w:name w:val="Subtle Reference"/>
    <w:basedOn w:val="DefaultParagraphFont"/>
    <w:uiPriority w:val="31"/>
    <w:qFormat/>
    <w:rsid w:val="00F84A15"/>
    <w:rPr>
      <w:smallCaps/>
      <w:color w:val="5A5A5A" w:themeColor="text1" w:themeTint="A5"/>
    </w:rPr>
  </w:style>
  <w:style w:type="paragraph" w:styleId="NormalWeb">
    <w:name w:val="Normal (Web)"/>
    <w:basedOn w:val="Normal"/>
    <w:uiPriority w:val="99"/>
    <w:unhideWhenUsed/>
    <w:rsid w:val="00C12557"/>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styleId="EndnoteText">
    <w:name w:val="endnote text"/>
    <w:basedOn w:val="Normal"/>
    <w:link w:val="EndnoteTextChar"/>
    <w:uiPriority w:val="99"/>
    <w:semiHidden/>
    <w:unhideWhenUsed/>
    <w:rsid w:val="004F289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4F2898"/>
    <w:rPr>
      <w:rFonts w:ascii="Arial" w:hAnsi="Arial"/>
      <w:sz w:val="20"/>
      <w:szCs w:val="20"/>
    </w:rPr>
  </w:style>
  <w:style w:type="character" w:styleId="EndnoteReference">
    <w:name w:val="endnote reference"/>
    <w:basedOn w:val="DefaultParagraphFont"/>
    <w:uiPriority w:val="99"/>
    <w:semiHidden/>
    <w:unhideWhenUsed/>
    <w:rsid w:val="004F28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0671703380574CA53766BB29A3623A" ma:contentTypeVersion="7" ma:contentTypeDescription="Create a new document." ma:contentTypeScope="" ma:versionID="288ec8e117368dc017bd7d8472046f7f">
  <xsd:schema xmlns:xsd="http://www.w3.org/2001/XMLSchema" xmlns:xs="http://www.w3.org/2001/XMLSchema" xmlns:p="http://schemas.microsoft.com/office/2006/metadata/properties" xmlns:ns2="70a267a6-0d2b-4593-92f3-c5f4f4fa3218" targetNamespace="http://schemas.microsoft.com/office/2006/metadata/properties" ma:root="true" ma:fieldsID="dcb59aa9cd261a46b8cc72b53f2a88a5" ns2:_="">
    <xsd:import namespace="70a267a6-0d2b-4593-92f3-c5f4f4fa32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a267a6-0d2b-4593-92f3-c5f4f4fa32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06900-B868-4500-B10E-3C37912DB214}"/>
</file>

<file path=customXml/itemProps2.xml><?xml version="1.0" encoding="utf-8"?>
<ds:datastoreItem xmlns:ds="http://schemas.openxmlformats.org/officeDocument/2006/customXml" ds:itemID="{D3A738FE-1D0E-4EDD-940D-B271C39BD288}">
  <ds:schemaRefs>
    <ds:schemaRef ds:uri="http://schemas.microsoft.com/office/2006/metadata/properties"/>
    <ds:schemaRef ds:uri="http://schemas.microsoft.com/office/infopath/2007/PartnerControls"/>
    <ds:schemaRef ds:uri="faea74a1-e769-45bb-b834-eeace2b4187e"/>
    <ds:schemaRef ds:uri="6300b30a-c349-4403-8df4-42943b9382b7"/>
  </ds:schemaRefs>
</ds:datastoreItem>
</file>

<file path=customXml/itemProps3.xml><?xml version="1.0" encoding="utf-8"?>
<ds:datastoreItem xmlns:ds="http://schemas.openxmlformats.org/officeDocument/2006/customXml" ds:itemID="{74E8BB09-71ED-442A-B9B1-3AF889338C1F}">
  <ds:schemaRefs>
    <ds:schemaRef ds:uri="http://schemas.microsoft.com/sharepoint/v3/contenttype/forms"/>
  </ds:schemaRefs>
</ds:datastoreItem>
</file>

<file path=customXml/itemProps4.xml><?xml version="1.0" encoding="utf-8"?>
<ds:datastoreItem xmlns:ds="http://schemas.openxmlformats.org/officeDocument/2006/customXml" ds:itemID="{42C60220-19C7-4EB8-8E2D-B700007D5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50</Pages>
  <Words>8162</Words>
  <Characters>47998</Characters>
  <Application>Microsoft Office Word</Application>
  <DocSecurity>2</DocSecurity>
  <Lines>2181</Lines>
  <Paragraphs>1559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54601</CharactersWithSpaces>
  <SharedDoc>false</SharedDoc>
  <HLinks>
    <vt:vector size="438" baseType="variant">
      <vt:variant>
        <vt:i4>2031666</vt:i4>
      </vt:variant>
      <vt:variant>
        <vt:i4>434</vt:i4>
      </vt:variant>
      <vt:variant>
        <vt:i4>0</vt:i4>
      </vt:variant>
      <vt:variant>
        <vt:i4>5</vt:i4>
      </vt:variant>
      <vt:variant>
        <vt:lpwstr/>
      </vt:variant>
      <vt:variant>
        <vt:lpwstr>_Toc235466390</vt:lpwstr>
      </vt:variant>
      <vt:variant>
        <vt:i4>1966130</vt:i4>
      </vt:variant>
      <vt:variant>
        <vt:i4>428</vt:i4>
      </vt:variant>
      <vt:variant>
        <vt:i4>0</vt:i4>
      </vt:variant>
      <vt:variant>
        <vt:i4>5</vt:i4>
      </vt:variant>
      <vt:variant>
        <vt:lpwstr/>
      </vt:variant>
      <vt:variant>
        <vt:lpwstr>_Toc235466389</vt:lpwstr>
      </vt:variant>
      <vt:variant>
        <vt:i4>1966130</vt:i4>
      </vt:variant>
      <vt:variant>
        <vt:i4>422</vt:i4>
      </vt:variant>
      <vt:variant>
        <vt:i4>0</vt:i4>
      </vt:variant>
      <vt:variant>
        <vt:i4>5</vt:i4>
      </vt:variant>
      <vt:variant>
        <vt:lpwstr/>
      </vt:variant>
      <vt:variant>
        <vt:lpwstr>_Toc235466388</vt:lpwstr>
      </vt:variant>
      <vt:variant>
        <vt:i4>1966130</vt:i4>
      </vt:variant>
      <vt:variant>
        <vt:i4>416</vt:i4>
      </vt:variant>
      <vt:variant>
        <vt:i4>0</vt:i4>
      </vt:variant>
      <vt:variant>
        <vt:i4>5</vt:i4>
      </vt:variant>
      <vt:variant>
        <vt:lpwstr/>
      </vt:variant>
      <vt:variant>
        <vt:lpwstr>_Toc235466387</vt:lpwstr>
      </vt:variant>
      <vt:variant>
        <vt:i4>1966130</vt:i4>
      </vt:variant>
      <vt:variant>
        <vt:i4>410</vt:i4>
      </vt:variant>
      <vt:variant>
        <vt:i4>0</vt:i4>
      </vt:variant>
      <vt:variant>
        <vt:i4>5</vt:i4>
      </vt:variant>
      <vt:variant>
        <vt:lpwstr/>
      </vt:variant>
      <vt:variant>
        <vt:lpwstr>_Toc235466386</vt:lpwstr>
      </vt:variant>
      <vt:variant>
        <vt:i4>1966130</vt:i4>
      </vt:variant>
      <vt:variant>
        <vt:i4>404</vt:i4>
      </vt:variant>
      <vt:variant>
        <vt:i4>0</vt:i4>
      </vt:variant>
      <vt:variant>
        <vt:i4>5</vt:i4>
      </vt:variant>
      <vt:variant>
        <vt:lpwstr/>
      </vt:variant>
      <vt:variant>
        <vt:lpwstr>_Toc235466385</vt:lpwstr>
      </vt:variant>
      <vt:variant>
        <vt:i4>1966130</vt:i4>
      </vt:variant>
      <vt:variant>
        <vt:i4>398</vt:i4>
      </vt:variant>
      <vt:variant>
        <vt:i4>0</vt:i4>
      </vt:variant>
      <vt:variant>
        <vt:i4>5</vt:i4>
      </vt:variant>
      <vt:variant>
        <vt:lpwstr/>
      </vt:variant>
      <vt:variant>
        <vt:lpwstr>_Toc235466384</vt:lpwstr>
      </vt:variant>
      <vt:variant>
        <vt:i4>1966130</vt:i4>
      </vt:variant>
      <vt:variant>
        <vt:i4>392</vt:i4>
      </vt:variant>
      <vt:variant>
        <vt:i4>0</vt:i4>
      </vt:variant>
      <vt:variant>
        <vt:i4>5</vt:i4>
      </vt:variant>
      <vt:variant>
        <vt:lpwstr/>
      </vt:variant>
      <vt:variant>
        <vt:lpwstr>_Toc235466383</vt:lpwstr>
      </vt:variant>
      <vt:variant>
        <vt:i4>1966130</vt:i4>
      </vt:variant>
      <vt:variant>
        <vt:i4>386</vt:i4>
      </vt:variant>
      <vt:variant>
        <vt:i4>0</vt:i4>
      </vt:variant>
      <vt:variant>
        <vt:i4>5</vt:i4>
      </vt:variant>
      <vt:variant>
        <vt:lpwstr/>
      </vt:variant>
      <vt:variant>
        <vt:lpwstr>_Toc235466382</vt:lpwstr>
      </vt:variant>
      <vt:variant>
        <vt:i4>1966130</vt:i4>
      </vt:variant>
      <vt:variant>
        <vt:i4>380</vt:i4>
      </vt:variant>
      <vt:variant>
        <vt:i4>0</vt:i4>
      </vt:variant>
      <vt:variant>
        <vt:i4>5</vt:i4>
      </vt:variant>
      <vt:variant>
        <vt:lpwstr/>
      </vt:variant>
      <vt:variant>
        <vt:lpwstr>_Toc235466381</vt:lpwstr>
      </vt:variant>
      <vt:variant>
        <vt:i4>1966130</vt:i4>
      </vt:variant>
      <vt:variant>
        <vt:i4>374</vt:i4>
      </vt:variant>
      <vt:variant>
        <vt:i4>0</vt:i4>
      </vt:variant>
      <vt:variant>
        <vt:i4>5</vt:i4>
      </vt:variant>
      <vt:variant>
        <vt:lpwstr/>
      </vt:variant>
      <vt:variant>
        <vt:lpwstr>_Toc235466380</vt:lpwstr>
      </vt:variant>
      <vt:variant>
        <vt:i4>1114162</vt:i4>
      </vt:variant>
      <vt:variant>
        <vt:i4>368</vt:i4>
      </vt:variant>
      <vt:variant>
        <vt:i4>0</vt:i4>
      </vt:variant>
      <vt:variant>
        <vt:i4>5</vt:i4>
      </vt:variant>
      <vt:variant>
        <vt:lpwstr/>
      </vt:variant>
      <vt:variant>
        <vt:lpwstr>_Toc235466379</vt:lpwstr>
      </vt:variant>
      <vt:variant>
        <vt:i4>1114162</vt:i4>
      </vt:variant>
      <vt:variant>
        <vt:i4>362</vt:i4>
      </vt:variant>
      <vt:variant>
        <vt:i4>0</vt:i4>
      </vt:variant>
      <vt:variant>
        <vt:i4>5</vt:i4>
      </vt:variant>
      <vt:variant>
        <vt:lpwstr/>
      </vt:variant>
      <vt:variant>
        <vt:lpwstr>_Toc235466378</vt:lpwstr>
      </vt:variant>
      <vt:variant>
        <vt:i4>1114162</vt:i4>
      </vt:variant>
      <vt:variant>
        <vt:i4>356</vt:i4>
      </vt:variant>
      <vt:variant>
        <vt:i4>0</vt:i4>
      </vt:variant>
      <vt:variant>
        <vt:i4>5</vt:i4>
      </vt:variant>
      <vt:variant>
        <vt:lpwstr/>
      </vt:variant>
      <vt:variant>
        <vt:lpwstr>_Toc235466377</vt:lpwstr>
      </vt:variant>
      <vt:variant>
        <vt:i4>1114162</vt:i4>
      </vt:variant>
      <vt:variant>
        <vt:i4>350</vt:i4>
      </vt:variant>
      <vt:variant>
        <vt:i4>0</vt:i4>
      </vt:variant>
      <vt:variant>
        <vt:i4>5</vt:i4>
      </vt:variant>
      <vt:variant>
        <vt:lpwstr/>
      </vt:variant>
      <vt:variant>
        <vt:lpwstr>_Toc235466376</vt:lpwstr>
      </vt:variant>
      <vt:variant>
        <vt:i4>1114162</vt:i4>
      </vt:variant>
      <vt:variant>
        <vt:i4>344</vt:i4>
      </vt:variant>
      <vt:variant>
        <vt:i4>0</vt:i4>
      </vt:variant>
      <vt:variant>
        <vt:i4>5</vt:i4>
      </vt:variant>
      <vt:variant>
        <vt:lpwstr/>
      </vt:variant>
      <vt:variant>
        <vt:lpwstr>_Toc235466375</vt:lpwstr>
      </vt:variant>
      <vt:variant>
        <vt:i4>1114162</vt:i4>
      </vt:variant>
      <vt:variant>
        <vt:i4>338</vt:i4>
      </vt:variant>
      <vt:variant>
        <vt:i4>0</vt:i4>
      </vt:variant>
      <vt:variant>
        <vt:i4>5</vt:i4>
      </vt:variant>
      <vt:variant>
        <vt:lpwstr/>
      </vt:variant>
      <vt:variant>
        <vt:lpwstr>_Toc235466374</vt:lpwstr>
      </vt:variant>
      <vt:variant>
        <vt:i4>1114162</vt:i4>
      </vt:variant>
      <vt:variant>
        <vt:i4>332</vt:i4>
      </vt:variant>
      <vt:variant>
        <vt:i4>0</vt:i4>
      </vt:variant>
      <vt:variant>
        <vt:i4>5</vt:i4>
      </vt:variant>
      <vt:variant>
        <vt:lpwstr/>
      </vt:variant>
      <vt:variant>
        <vt:lpwstr>_Toc235466373</vt:lpwstr>
      </vt:variant>
      <vt:variant>
        <vt:i4>1114162</vt:i4>
      </vt:variant>
      <vt:variant>
        <vt:i4>326</vt:i4>
      </vt:variant>
      <vt:variant>
        <vt:i4>0</vt:i4>
      </vt:variant>
      <vt:variant>
        <vt:i4>5</vt:i4>
      </vt:variant>
      <vt:variant>
        <vt:lpwstr/>
      </vt:variant>
      <vt:variant>
        <vt:lpwstr>_Toc235466372</vt:lpwstr>
      </vt:variant>
      <vt:variant>
        <vt:i4>1114162</vt:i4>
      </vt:variant>
      <vt:variant>
        <vt:i4>320</vt:i4>
      </vt:variant>
      <vt:variant>
        <vt:i4>0</vt:i4>
      </vt:variant>
      <vt:variant>
        <vt:i4>5</vt:i4>
      </vt:variant>
      <vt:variant>
        <vt:lpwstr/>
      </vt:variant>
      <vt:variant>
        <vt:lpwstr>_Toc235466371</vt:lpwstr>
      </vt:variant>
      <vt:variant>
        <vt:i4>1114162</vt:i4>
      </vt:variant>
      <vt:variant>
        <vt:i4>314</vt:i4>
      </vt:variant>
      <vt:variant>
        <vt:i4>0</vt:i4>
      </vt:variant>
      <vt:variant>
        <vt:i4>5</vt:i4>
      </vt:variant>
      <vt:variant>
        <vt:lpwstr/>
      </vt:variant>
      <vt:variant>
        <vt:lpwstr>_Toc235466370</vt:lpwstr>
      </vt:variant>
      <vt:variant>
        <vt:i4>1048626</vt:i4>
      </vt:variant>
      <vt:variant>
        <vt:i4>308</vt:i4>
      </vt:variant>
      <vt:variant>
        <vt:i4>0</vt:i4>
      </vt:variant>
      <vt:variant>
        <vt:i4>5</vt:i4>
      </vt:variant>
      <vt:variant>
        <vt:lpwstr/>
      </vt:variant>
      <vt:variant>
        <vt:lpwstr>_Toc235466369</vt:lpwstr>
      </vt:variant>
      <vt:variant>
        <vt:i4>1048626</vt:i4>
      </vt:variant>
      <vt:variant>
        <vt:i4>302</vt:i4>
      </vt:variant>
      <vt:variant>
        <vt:i4>0</vt:i4>
      </vt:variant>
      <vt:variant>
        <vt:i4>5</vt:i4>
      </vt:variant>
      <vt:variant>
        <vt:lpwstr/>
      </vt:variant>
      <vt:variant>
        <vt:lpwstr>_Toc235466368</vt:lpwstr>
      </vt:variant>
      <vt:variant>
        <vt:i4>1048626</vt:i4>
      </vt:variant>
      <vt:variant>
        <vt:i4>296</vt:i4>
      </vt:variant>
      <vt:variant>
        <vt:i4>0</vt:i4>
      </vt:variant>
      <vt:variant>
        <vt:i4>5</vt:i4>
      </vt:variant>
      <vt:variant>
        <vt:lpwstr/>
      </vt:variant>
      <vt:variant>
        <vt:lpwstr>_Toc235466367</vt:lpwstr>
      </vt:variant>
      <vt:variant>
        <vt:i4>1048626</vt:i4>
      </vt:variant>
      <vt:variant>
        <vt:i4>290</vt:i4>
      </vt:variant>
      <vt:variant>
        <vt:i4>0</vt:i4>
      </vt:variant>
      <vt:variant>
        <vt:i4>5</vt:i4>
      </vt:variant>
      <vt:variant>
        <vt:lpwstr/>
      </vt:variant>
      <vt:variant>
        <vt:lpwstr>_Toc235466366</vt:lpwstr>
      </vt:variant>
      <vt:variant>
        <vt:i4>1048626</vt:i4>
      </vt:variant>
      <vt:variant>
        <vt:i4>284</vt:i4>
      </vt:variant>
      <vt:variant>
        <vt:i4>0</vt:i4>
      </vt:variant>
      <vt:variant>
        <vt:i4>5</vt:i4>
      </vt:variant>
      <vt:variant>
        <vt:lpwstr/>
      </vt:variant>
      <vt:variant>
        <vt:lpwstr>_Toc235466365</vt:lpwstr>
      </vt:variant>
      <vt:variant>
        <vt:i4>1048626</vt:i4>
      </vt:variant>
      <vt:variant>
        <vt:i4>278</vt:i4>
      </vt:variant>
      <vt:variant>
        <vt:i4>0</vt:i4>
      </vt:variant>
      <vt:variant>
        <vt:i4>5</vt:i4>
      </vt:variant>
      <vt:variant>
        <vt:lpwstr/>
      </vt:variant>
      <vt:variant>
        <vt:lpwstr>_Toc235466364</vt:lpwstr>
      </vt:variant>
      <vt:variant>
        <vt:i4>1048626</vt:i4>
      </vt:variant>
      <vt:variant>
        <vt:i4>272</vt:i4>
      </vt:variant>
      <vt:variant>
        <vt:i4>0</vt:i4>
      </vt:variant>
      <vt:variant>
        <vt:i4>5</vt:i4>
      </vt:variant>
      <vt:variant>
        <vt:lpwstr/>
      </vt:variant>
      <vt:variant>
        <vt:lpwstr>_Toc235466363</vt:lpwstr>
      </vt:variant>
      <vt:variant>
        <vt:i4>1048626</vt:i4>
      </vt:variant>
      <vt:variant>
        <vt:i4>266</vt:i4>
      </vt:variant>
      <vt:variant>
        <vt:i4>0</vt:i4>
      </vt:variant>
      <vt:variant>
        <vt:i4>5</vt:i4>
      </vt:variant>
      <vt:variant>
        <vt:lpwstr/>
      </vt:variant>
      <vt:variant>
        <vt:lpwstr>_Toc235466362</vt:lpwstr>
      </vt:variant>
      <vt:variant>
        <vt:i4>1048626</vt:i4>
      </vt:variant>
      <vt:variant>
        <vt:i4>260</vt:i4>
      </vt:variant>
      <vt:variant>
        <vt:i4>0</vt:i4>
      </vt:variant>
      <vt:variant>
        <vt:i4>5</vt:i4>
      </vt:variant>
      <vt:variant>
        <vt:lpwstr/>
      </vt:variant>
      <vt:variant>
        <vt:lpwstr>_Toc235466361</vt:lpwstr>
      </vt:variant>
      <vt:variant>
        <vt:i4>1048626</vt:i4>
      </vt:variant>
      <vt:variant>
        <vt:i4>254</vt:i4>
      </vt:variant>
      <vt:variant>
        <vt:i4>0</vt:i4>
      </vt:variant>
      <vt:variant>
        <vt:i4>5</vt:i4>
      </vt:variant>
      <vt:variant>
        <vt:lpwstr/>
      </vt:variant>
      <vt:variant>
        <vt:lpwstr>_Toc235466360</vt:lpwstr>
      </vt:variant>
      <vt:variant>
        <vt:i4>1245234</vt:i4>
      </vt:variant>
      <vt:variant>
        <vt:i4>248</vt:i4>
      </vt:variant>
      <vt:variant>
        <vt:i4>0</vt:i4>
      </vt:variant>
      <vt:variant>
        <vt:i4>5</vt:i4>
      </vt:variant>
      <vt:variant>
        <vt:lpwstr/>
      </vt:variant>
      <vt:variant>
        <vt:lpwstr>_Toc235466359</vt:lpwstr>
      </vt:variant>
      <vt:variant>
        <vt:i4>1245234</vt:i4>
      </vt:variant>
      <vt:variant>
        <vt:i4>242</vt:i4>
      </vt:variant>
      <vt:variant>
        <vt:i4>0</vt:i4>
      </vt:variant>
      <vt:variant>
        <vt:i4>5</vt:i4>
      </vt:variant>
      <vt:variant>
        <vt:lpwstr/>
      </vt:variant>
      <vt:variant>
        <vt:lpwstr>_Toc235466358</vt:lpwstr>
      </vt:variant>
      <vt:variant>
        <vt:i4>1245234</vt:i4>
      </vt:variant>
      <vt:variant>
        <vt:i4>236</vt:i4>
      </vt:variant>
      <vt:variant>
        <vt:i4>0</vt:i4>
      </vt:variant>
      <vt:variant>
        <vt:i4>5</vt:i4>
      </vt:variant>
      <vt:variant>
        <vt:lpwstr/>
      </vt:variant>
      <vt:variant>
        <vt:lpwstr>_Toc235466357</vt:lpwstr>
      </vt:variant>
      <vt:variant>
        <vt:i4>1245234</vt:i4>
      </vt:variant>
      <vt:variant>
        <vt:i4>230</vt:i4>
      </vt:variant>
      <vt:variant>
        <vt:i4>0</vt:i4>
      </vt:variant>
      <vt:variant>
        <vt:i4>5</vt:i4>
      </vt:variant>
      <vt:variant>
        <vt:lpwstr/>
      </vt:variant>
      <vt:variant>
        <vt:lpwstr>_Toc235466356</vt:lpwstr>
      </vt:variant>
      <vt:variant>
        <vt:i4>1245234</vt:i4>
      </vt:variant>
      <vt:variant>
        <vt:i4>224</vt:i4>
      </vt:variant>
      <vt:variant>
        <vt:i4>0</vt:i4>
      </vt:variant>
      <vt:variant>
        <vt:i4>5</vt:i4>
      </vt:variant>
      <vt:variant>
        <vt:lpwstr/>
      </vt:variant>
      <vt:variant>
        <vt:lpwstr>_Toc235466355</vt:lpwstr>
      </vt:variant>
      <vt:variant>
        <vt:i4>1245234</vt:i4>
      </vt:variant>
      <vt:variant>
        <vt:i4>218</vt:i4>
      </vt:variant>
      <vt:variant>
        <vt:i4>0</vt:i4>
      </vt:variant>
      <vt:variant>
        <vt:i4>5</vt:i4>
      </vt:variant>
      <vt:variant>
        <vt:lpwstr/>
      </vt:variant>
      <vt:variant>
        <vt:lpwstr>_Toc235466354</vt:lpwstr>
      </vt:variant>
      <vt:variant>
        <vt:i4>1245234</vt:i4>
      </vt:variant>
      <vt:variant>
        <vt:i4>212</vt:i4>
      </vt:variant>
      <vt:variant>
        <vt:i4>0</vt:i4>
      </vt:variant>
      <vt:variant>
        <vt:i4>5</vt:i4>
      </vt:variant>
      <vt:variant>
        <vt:lpwstr/>
      </vt:variant>
      <vt:variant>
        <vt:lpwstr>_Toc235466353</vt:lpwstr>
      </vt:variant>
      <vt:variant>
        <vt:i4>1245234</vt:i4>
      </vt:variant>
      <vt:variant>
        <vt:i4>206</vt:i4>
      </vt:variant>
      <vt:variant>
        <vt:i4>0</vt:i4>
      </vt:variant>
      <vt:variant>
        <vt:i4>5</vt:i4>
      </vt:variant>
      <vt:variant>
        <vt:lpwstr/>
      </vt:variant>
      <vt:variant>
        <vt:lpwstr>_Toc235466352</vt:lpwstr>
      </vt:variant>
      <vt:variant>
        <vt:i4>1245234</vt:i4>
      </vt:variant>
      <vt:variant>
        <vt:i4>200</vt:i4>
      </vt:variant>
      <vt:variant>
        <vt:i4>0</vt:i4>
      </vt:variant>
      <vt:variant>
        <vt:i4>5</vt:i4>
      </vt:variant>
      <vt:variant>
        <vt:lpwstr/>
      </vt:variant>
      <vt:variant>
        <vt:lpwstr>_Toc235466351</vt:lpwstr>
      </vt:variant>
      <vt:variant>
        <vt:i4>1245234</vt:i4>
      </vt:variant>
      <vt:variant>
        <vt:i4>194</vt:i4>
      </vt:variant>
      <vt:variant>
        <vt:i4>0</vt:i4>
      </vt:variant>
      <vt:variant>
        <vt:i4>5</vt:i4>
      </vt:variant>
      <vt:variant>
        <vt:lpwstr/>
      </vt:variant>
      <vt:variant>
        <vt:lpwstr>_Toc235466350</vt:lpwstr>
      </vt:variant>
      <vt:variant>
        <vt:i4>1179698</vt:i4>
      </vt:variant>
      <vt:variant>
        <vt:i4>188</vt:i4>
      </vt:variant>
      <vt:variant>
        <vt:i4>0</vt:i4>
      </vt:variant>
      <vt:variant>
        <vt:i4>5</vt:i4>
      </vt:variant>
      <vt:variant>
        <vt:lpwstr/>
      </vt:variant>
      <vt:variant>
        <vt:lpwstr>_Toc235466349</vt:lpwstr>
      </vt:variant>
      <vt:variant>
        <vt:i4>1179698</vt:i4>
      </vt:variant>
      <vt:variant>
        <vt:i4>182</vt:i4>
      </vt:variant>
      <vt:variant>
        <vt:i4>0</vt:i4>
      </vt:variant>
      <vt:variant>
        <vt:i4>5</vt:i4>
      </vt:variant>
      <vt:variant>
        <vt:lpwstr/>
      </vt:variant>
      <vt:variant>
        <vt:lpwstr>_Toc235466348</vt:lpwstr>
      </vt:variant>
      <vt:variant>
        <vt:i4>1179698</vt:i4>
      </vt:variant>
      <vt:variant>
        <vt:i4>176</vt:i4>
      </vt:variant>
      <vt:variant>
        <vt:i4>0</vt:i4>
      </vt:variant>
      <vt:variant>
        <vt:i4>5</vt:i4>
      </vt:variant>
      <vt:variant>
        <vt:lpwstr/>
      </vt:variant>
      <vt:variant>
        <vt:lpwstr>_Toc235466347</vt:lpwstr>
      </vt:variant>
      <vt:variant>
        <vt:i4>1179698</vt:i4>
      </vt:variant>
      <vt:variant>
        <vt:i4>170</vt:i4>
      </vt:variant>
      <vt:variant>
        <vt:i4>0</vt:i4>
      </vt:variant>
      <vt:variant>
        <vt:i4>5</vt:i4>
      </vt:variant>
      <vt:variant>
        <vt:lpwstr/>
      </vt:variant>
      <vt:variant>
        <vt:lpwstr>_Toc235466346</vt:lpwstr>
      </vt:variant>
      <vt:variant>
        <vt:i4>1179698</vt:i4>
      </vt:variant>
      <vt:variant>
        <vt:i4>164</vt:i4>
      </vt:variant>
      <vt:variant>
        <vt:i4>0</vt:i4>
      </vt:variant>
      <vt:variant>
        <vt:i4>5</vt:i4>
      </vt:variant>
      <vt:variant>
        <vt:lpwstr/>
      </vt:variant>
      <vt:variant>
        <vt:lpwstr>_Toc235466345</vt:lpwstr>
      </vt:variant>
      <vt:variant>
        <vt:i4>1179698</vt:i4>
      </vt:variant>
      <vt:variant>
        <vt:i4>158</vt:i4>
      </vt:variant>
      <vt:variant>
        <vt:i4>0</vt:i4>
      </vt:variant>
      <vt:variant>
        <vt:i4>5</vt:i4>
      </vt:variant>
      <vt:variant>
        <vt:lpwstr/>
      </vt:variant>
      <vt:variant>
        <vt:lpwstr>_Toc235466344</vt:lpwstr>
      </vt:variant>
      <vt:variant>
        <vt:i4>1179698</vt:i4>
      </vt:variant>
      <vt:variant>
        <vt:i4>152</vt:i4>
      </vt:variant>
      <vt:variant>
        <vt:i4>0</vt:i4>
      </vt:variant>
      <vt:variant>
        <vt:i4>5</vt:i4>
      </vt:variant>
      <vt:variant>
        <vt:lpwstr/>
      </vt:variant>
      <vt:variant>
        <vt:lpwstr>_Toc235466343</vt:lpwstr>
      </vt:variant>
      <vt:variant>
        <vt:i4>1179698</vt:i4>
      </vt:variant>
      <vt:variant>
        <vt:i4>146</vt:i4>
      </vt:variant>
      <vt:variant>
        <vt:i4>0</vt:i4>
      </vt:variant>
      <vt:variant>
        <vt:i4>5</vt:i4>
      </vt:variant>
      <vt:variant>
        <vt:lpwstr/>
      </vt:variant>
      <vt:variant>
        <vt:lpwstr>_Toc235466342</vt:lpwstr>
      </vt:variant>
      <vt:variant>
        <vt:i4>1179698</vt:i4>
      </vt:variant>
      <vt:variant>
        <vt:i4>140</vt:i4>
      </vt:variant>
      <vt:variant>
        <vt:i4>0</vt:i4>
      </vt:variant>
      <vt:variant>
        <vt:i4>5</vt:i4>
      </vt:variant>
      <vt:variant>
        <vt:lpwstr/>
      </vt:variant>
      <vt:variant>
        <vt:lpwstr>_Toc235466341</vt:lpwstr>
      </vt:variant>
      <vt:variant>
        <vt:i4>1179698</vt:i4>
      </vt:variant>
      <vt:variant>
        <vt:i4>134</vt:i4>
      </vt:variant>
      <vt:variant>
        <vt:i4>0</vt:i4>
      </vt:variant>
      <vt:variant>
        <vt:i4>5</vt:i4>
      </vt:variant>
      <vt:variant>
        <vt:lpwstr/>
      </vt:variant>
      <vt:variant>
        <vt:lpwstr>_Toc235466340</vt:lpwstr>
      </vt:variant>
      <vt:variant>
        <vt:i4>1376306</vt:i4>
      </vt:variant>
      <vt:variant>
        <vt:i4>128</vt:i4>
      </vt:variant>
      <vt:variant>
        <vt:i4>0</vt:i4>
      </vt:variant>
      <vt:variant>
        <vt:i4>5</vt:i4>
      </vt:variant>
      <vt:variant>
        <vt:lpwstr/>
      </vt:variant>
      <vt:variant>
        <vt:lpwstr>_Toc235466339</vt:lpwstr>
      </vt:variant>
      <vt:variant>
        <vt:i4>1376306</vt:i4>
      </vt:variant>
      <vt:variant>
        <vt:i4>122</vt:i4>
      </vt:variant>
      <vt:variant>
        <vt:i4>0</vt:i4>
      </vt:variant>
      <vt:variant>
        <vt:i4>5</vt:i4>
      </vt:variant>
      <vt:variant>
        <vt:lpwstr/>
      </vt:variant>
      <vt:variant>
        <vt:lpwstr>_Toc235466338</vt:lpwstr>
      </vt:variant>
      <vt:variant>
        <vt:i4>1376306</vt:i4>
      </vt:variant>
      <vt:variant>
        <vt:i4>116</vt:i4>
      </vt:variant>
      <vt:variant>
        <vt:i4>0</vt:i4>
      </vt:variant>
      <vt:variant>
        <vt:i4>5</vt:i4>
      </vt:variant>
      <vt:variant>
        <vt:lpwstr/>
      </vt:variant>
      <vt:variant>
        <vt:lpwstr>_Toc235466337</vt:lpwstr>
      </vt:variant>
      <vt:variant>
        <vt:i4>1376306</vt:i4>
      </vt:variant>
      <vt:variant>
        <vt:i4>110</vt:i4>
      </vt:variant>
      <vt:variant>
        <vt:i4>0</vt:i4>
      </vt:variant>
      <vt:variant>
        <vt:i4>5</vt:i4>
      </vt:variant>
      <vt:variant>
        <vt:lpwstr/>
      </vt:variant>
      <vt:variant>
        <vt:lpwstr>_Toc235466336</vt:lpwstr>
      </vt:variant>
      <vt:variant>
        <vt:i4>1376306</vt:i4>
      </vt:variant>
      <vt:variant>
        <vt:i4>104</vt:i4>
      </vt:variant>
      <vt:variant>
        <vt:i4>0</vt:i4>
      </vt:variant>
      <vt:variant>
        <vt:i4>5</vt:i4>
      </vt:variant>
      <vt:variant>
        <vt:lpwstr/>
      </vt:variant>
      <vt:variant>
        <vt:lpwstr>_Toc235466335</vt:lpwstr>
      </vt:variant>
      <vt:variant>
        <vt:i4>1376306</vt:i4>
      </vt:variant>
      <vt:variant>
        <vt:i4>98</vt:i4>
      </vt:variant>
      <vt:variant>
        <vt:i4>0</vt:i4>
      </vt:variant>
      <vt:variant>
        <vt:i4>5</vt:i4>
      </vt:variant>
      <vt:variant>
        <vt:lpwstr/>
      </vt:variant>
      <vt:variant>
        <vt:lpwstr>_Toc235466334</vt:lpwstr>
      </vt:variant>
      <vt:variant>
        <vt:i4>1376306</vt:i4>
      </vt:variant>
      <vt:variant>
        <vt:i4>92</vt:i4>
      </vt:variant>
      <vt:variant>
        <vt:i4>0</vt:i4>
      </vt:variant>
      <vt:variant>
        <vt:i4>5</vt:i4>
      </vt:variant>
      <vt:variant>
        <vt:lpwstr/>
      </vt:variant>
      <vt:variant>
        <vt:lpwstr>_Toc235466333</vt:lpwstr>
      </vt:variant>
      <vt:variant>
        <vt:i4>1376306</vt:i4>
      </vt:variant>
      <vt:variant>
        <vt:i4>86</vt:i4>
      </vt:variant>
      <vt:variant>
        <vt:i4>0</vt:i4>
      </vt:variant>
      <vt:variant>
        <vt:i4>5</vt:i4>
      </vt:variant>
      <vt:variant>
        <vt:lpwstr/>
      </vt:variant>
      <vt:variant>
        <vt:lpwstr>_Toc235466332</vt:lpwstr>
      </vt:variant>
      <vt:variant>
        <vt:i4>1376306</vt:i4>
      </vt:variant>
      <vt:variant>
        <vt:i4>80</vt:i4>
      </vt:variant>
      <vt:variant>
        <vt:i4>0</vt:i4>
      </vt:variant>
      <vt:variant>
        <vt:i4>5</vt:i4>
      </vt:variant>
      <vt:variant>
        <vt:lpwstr/>
      </vt:variant>
      <vt:variant>
        <vt:lpwstr>_Toc235466331</vt:lpwstr>
      </vt:variant>
      <vt:variant>
        <vt:i4>1376306</vt:i4>
      </vt:variant>
      <vt:variant>
        <vt:i4>74</vt:i4>
      </vt:variant>
      <vt:variant>
        <vt:i4>0</vt:i4>
      </vt:variant>
      <vt:variant>
        <vt:i4>5</vt:i4>
      </vt:variant>
      <vt:variant>
        <vt:lpwstr/>
      </vt:variant>
      <vt:variant>
        <vt:lpwstr>_Toc235466330</vt:lpwstr>
      </vt:variant>
      <vt:variant>
        <vt:i4>1310770</vt:i4>
      </vt:variant>
      <vt:variant>
        <vt:i4>68</vt:i4>
      </vt:variant>
      <vt:variant>
        <vt:i4>0</vt:i4>
      </vt:variant>
      <vt:variant>
        <vt:i4>5</vt:i4>
      </vt:variant>
      <vt:variant>
        <vt:lpwstr/>
      </vt:variant>
      <vt:variant>
        <vt:lpwstr>_Toc235466329</vt:lpwstr>
      </vt:variant>
      <vt:variant>
        <vt:i4>1310770</vt:i4>
      </vt:variant>
      <vt:variant>
        <vt:i4>62</vt:i4>
      </vt:variant>
      <vt:variant>
        <vt:i4>0</vt:i4>
      </vt:variant>
      <vt:variant>
        <vt:i4>5</vt:i4>
      </vt:variant>
      <vt:variant>
        <vt:lpwstr/>
      </vt:variant>
      <vt:variant>
        <vt:lpwstr>_Toc235466328</vt:lpwstr>
      </vt:variant>
      <vt:variant>
        <vt:i4>1310770</vt:i4>
      </vt:variant>
      <vt:variant>
        <vt:i4>56</vt:i4>
      </vt:variant>
      <vt:variant>
        <vt:i4>0</vt:i4>
      </vt:variant>
      <vt:variant>
        <vt:i4>5</vt:i4>
      </vt:variant>
      <vt:variant>
        <vt:lpwstr/>
      </vt:variant>
      <vt:variant>
        <vt:lpwstr>_Toc235466327</vt:lpwstr>
      </vt:variant>
      <vt:variant>
        <vt:i4>1310770</vt:i4>
      </vt:variant>
      <vt:variant>
        <vt:i4>50</vt:i4>
      </vt:variant>
      <vt:variant>
        <vt:i4>0</vt:i4>
      </vt:variant>
      <vt:variant>
        <vt:i4>5</vt:i4>
      </vt:variant>
      <vt:variant>
        <vt:lpwstr/>
      </vt:variant>
      <vt:variant>
        <vt:lpwstr>_Toc235466326</vt:lpwstr>
      </vt:variant>
      <vt:variant>
        <vt:i4>1310770</vt:i4>
      </vt:variant>
      <vt:variant>
        <vt:i4>44</vt:i4>
      </vt:variant>
      <vt:variant>
        <vt:i4>0</vt:i4>
      </vt:variant>
      <vt:variant>
        <vt:i4>5</vt:i4>
      </vt:variant>
      <vt:variant>
        <vt:lpwstr/>
      </vt:variant>
      <vt:variant>
        <vt:lpwstr>_Toc235466325</vt:lpwstr>
      </vt:variant>
      <vt:variant>
        <vt:i4>1310770</vt:i4>
      </vt:variant>
      <vt:variant>
        <vt:i4>38</vt:i4>
      </vt:variant>
      <vt:variant>
        <vt:i4>0</vt:i4>
      </vt:variant>
      <vt:variant>
        <vt:i4>5</vt:i4>
      </vt:variant>
      <vt:variant>
        <vt:lpwstr/>
      </vt:variant>
      <vt:variant>
        <vt:lpwstr>_Toc235466324</vt:lpwstr>
      </vt:variant>
      <vt:variant>
        <vt:i4>1310770</vt:i4>
      </vt:variant>
      <vt:variant>
        <vt:i4>32</vt:i4>
      </vt:variant>
      <vt:variant>
        <vt:i4>0</vt:i4>
      </vt:variant>
      <vt:variant>
        <vt:i4>5</vt:i4>
      </vt:variant>
      <vt:variant>
        <vt:lpwstr/>
      </vt:variant>
      <vt:variant>
        <vt:lpwstr>_Toc235466323</vt:lpwstr>
      </vt:variant>
      <vt:variant>
        <vt:i4>1310770</vt:i4>
      </vt:variant>
      <vt:variant>
        <vt:i4>26</vt:i4>
      </vt:variant>
      <vt:variant>
        <vt:i4>0</vt:i4>
      </vt:variant>
      <vt:variant>
        <vt:i4>5</vt:i4>
      </vt:variant>
      <vt:variant>
        <vt:lpwstr/>
      </vt:variant>
      <vt:variant>
        <vt:lpwstr>_Toc235466322</vt:lpwstr>
      </vt:variant>
      <vt:variant>
        <vt:i4>1310770</vt:i4>
      </vt:variant>
      <vt:variant>
        <vt:i4>20</vt:i4>
      </vt:variant>
      <vt:variant>
        <vt:i4>0</vt:i4>
      </vt:variant>
      <vt:variant>
        <vt:i4>5</vt:i4>
      </vt:variant>
      <vt:variant>
        <vt:lpwstr/>
      </vt:variant>
      <vt:variant>
        <vt:lpwstr>_Toc235466321</vt:lpwstr>
      </vt:variant>
      <vt:variant>
        <vt:i4>1310770</vt:i4>
      </vt:variant>
      <vt:variant>
        <vt:i4>14</vt:i4>
      </vt:variant>
      <vt:variant>
        <vt:i4>0</vt:i4>
      </vt:variant>
      <vt:variant>
        <vt:i4>5</vt:i4>
      </vt:variant>
      <vt:variant>
        <vt:lpwstr/>
      </vt:variant>
      <vt:variant>
        <vt:lpwstr>_Toc235466320</vt:lpwstr>
      </vt:variant>
      <vt:variant>
        <vt:i4>1507378</vt:i4>
      </vt:variant>
      <vt:variant>
        <vt:i4>8</vt:i4>
      </vt:variant>
      <vt:variant>
        <vt:i4>0</vt:i4>
      </vt:variant>
      <vt:variant>
        <vt:i4>5</vt:i4>
      </vt:variant>
      <vt:variant>
        <vt:lpwstr/>
      </vt:variant>
      <vt:variant>
        <vt:lpwstr>_Toc235466319</vt:lpwstr>
      </vt:variant>
      <vt:variant>
        <vt:i4>1507378</vt:i4>
      </vt:variant>
      <vt:variant>
        <vt:i4>2</vt:i4>
      </vt:variant>
      <vt:variant>
        <vt:i4>0</vt:i4>
      </vt:variant>
      <vt:variant>
        <vt:i4>5</vt:i4>
      </vt:variant>
      <vt:variant>
        <vt:lpwstr/>
      </vt:variant>
      <vt:variant>
        <vt:lpwstr>_Toc235466318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 Feng WONG</dc:creator>
  <cp:keywords/>
  <dc:description/>
  <cp:lastModifiedBy>Shin Feng WONG</cp:lastModifiedBy>
  <cp:revision>418</cp:revision>
  <dcterms:created xsi:type="dcterms:W3CDTF">2026-08-03T19:36:00Z</dcterms:created>
  <dcterms:modified xsi:type="dcterms:W3CDTF">2026-09-07T03:28:00Z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0x0101008B0671703380574CA53766BB29A3623A</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y fmtid="{D5CDD505-2E9C-101B-9397-08002B2CF9AE}" pid="8" name="MSIP_Label_770f46e1-5fba-47ae-991f-a0785d9c0dac_Enabled">
    <vt:lpwstr>true</vt:lpwstr>
  </property>
  <property fmtid="{D5CDD505-2E9C-101B-9397-08002B2CF9AE}" pid="9" name="MSIP_Label_770f46e1-5fba-47ae-991f-a0785d9c0dac_SetDate">
    <vt:lpwstr>2026-06-16T00:40:24Z</vt:lpwstr>
  </property>
  <property fmtid="{D5CDD505-2E9C-101B-9397-08002B2CF9AE}" pid="10" name="MSIP_Label_770f46e1-5fba-47ae-991f-a0785d9c0dac_Method">
    <vt:lpwstr>Privileged</vt:lpwstr>
  </property>
  <property fmtid="{D5CDD505-2E9C-101B-9397-08002B2CF9AE}" pid="11" name="MSIP_Label_770f46e1-5fba-47ae-991f-a0785d9c0dac_Name">
    <vt:lpwstr>Sensitive Normal_1</vt:lpwstr>
  </property>
  <property fmtid="{D5CDD505-2E9C-101B-9397-08002B2CF9AE}" pid="12" name="MSIP_Label_770f46e1-5fba-47ae-991f-a0785d9c0dac_SiteId">
    <vt:lpwstr>0b11c524-9a1c-4e1b-84cb-6336aefc2243</vt:lpwstr>
  </property>
  <property fmtid="{D5CDD505-2E9C-101B-9397-08002B2CF9AE}" pid="13" name="MSIP_Label_770f46e1-5fba-47ae-991f-a0785d9c0dac_ActionId">
    <vt:lpwstr>2dfbd902-d09f-4c04-873f-b91ea6fe2acd</vt:lpwstr>
  </property>
  <property fmtid="{D5CDD505-2E9C-101B-9397-08002B2CF9AE}" pid="14" name="MSIP_Label_770f46e1-5fba-47ae-991f-a0785d9c0dac_ContentBits">
    <vt:lpwstr>0</vt:lpwstr>
  </property>
  <property fmtid="{D5CDD505-2E9C-101B-9397-08002B2CF9AE}" pid="15" name="MSIP_Label_770f46e1-5fba-47ae-991f-a0785d9c0dac_Tag">
    <vt:lpwstr>10, 0, 1, 1</vt:lpwstr>
  </property>
</Properties>
</file>